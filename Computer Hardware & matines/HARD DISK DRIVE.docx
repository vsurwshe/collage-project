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0C74" w:rsidRPr="00492785" w:rsidRDefault="003313D8" w:rsidP="00EB54BE">
      <w:pPr>
        <w:shd w:val="clear" w:color="auto" w:fill="FFFFFF"/>
        <w:spacing w:after="0" w:line="360" w:lineRule="auto"/>
        <w:ind w:left="600" w:right="600"/>
        <w:jc w:val="center"/>
        <w:outlineLvl w:val="0"/>
        <w:rPr>
          <w:rFonts w:ascii="Times New Roman" w:eastAsia="Times New Roman" w:hAnsi="Times New Roman" w:cs="Times New Roman"/>
          <w:b/>
          <w:bCs/>
          <w:color w:val="323232"/>
          <w:spacing w:val="-5"/>
          <w:kern w:val="36"/>
          <w:sz w:val="38"/>
          <w:szCs w:val="38"/>
        </w:rPr>
      </w:pPr>
      <w:r w:rsidRPr="00492785">
        <w:rPr>
          <w:rFonts w:ascii="Times New Roman" w:eastAsia="Times New Roman" w:hAnsi="Times New Roman" w:cs="Times New Roman"/>
          <w:b/>
          <w:bCs/>
          <w:color w:val="323232"/>
          <w:spacing w:val="-5"/>
          <w:kern w:val="36"/>
          <w:sz w:val="38"/>
          <w:szCs w:val="38"/>
        </w:rPr>
        <w:t>NAME</w:t>
      </w:r>
      <w:r w:rsidR="00770C74" w:rsidRPr="00492785">
        <w:rPr>
          <w:rFonts w:ascii="Times New Roman" w:eastAsia="Times New Roman" w:hAnsi="Times New Roman" w:cs="Times New Roman"/>
          <w:b/>
          <w:bCs/>
          <w:color w:val="323232"/>
          <w:spacing w:val="-5"/>
          <w:kern w:val="36"/>
          <w:sz w:val="38"/>
          <w:szCs w:val="38"/>
        </w:rPr>
        <w:t>:</w:t>
      </w:r>
      <w:r w:rsidRPr="00492785">
        <w:rPr>
          <w:rFonts w:ascii="Times New Roman" w:eastAsia="Times New Roman" w:hAnsi="Times New Roman" w:cs="Times New Roman"/>
          <w:b/>
          <w:bCs/>
          <w:color w:val="323232"/>
          <w:spacing w:val="-5"/>
          <w:kern w:val="36"/>
          <w:sz w:val="38"/>
          <w:szCs w:val="38"/>
        </w:rPr>
        <w:t xml:space="preserve"> </w:t>
      </w:r>
      <w:r w:rsidR="00770C74" w:rsidRPr="00492785">
        <w:rPr>
          <w:rFonts w:ascii="Times New Roman" w:eastAsia="Times New Roman" w:hAnsi="Times New Roman" w:cs="Times New Roman"/>
          <w:b/>
          <w:bCs/>
          <w:color w:val="323232"/>
          <w:spacing w:val="-5"/>
          <w:kern w:val="36"/>
          <w:sz w:val="38"/>
          <w:szCs w:val="38"/>
        </w:rPr>
        <w:t xml:space="preserve">BHANDARWAR GAJANAN </w:t>
      </w:r>
      <w:bookmarkStart w:id="0" w:name="_GoBack"/>
      <w:bookmarkEnd w:id="0"/>
      <w:r w:rsidR="00770C74" w:rsidRPr="00492785">
        <w:rPr>
          <w:rFonts w:ascii="Times New Roman" w:eastAsia="Times New Roman" w:hAnsi="Times New Roman" w:cs="Times New Roman"/>
          <w:b/>
          <w:bCs/>
          <w:color w:val="323232"/>
          <w:spacing w:val="-5"/>
          <w:kern w:val="36"/>
          <w:sz w:val="38"/>
          <w:szCs w:val="38"/>
        </w:rPr>
        <w:t>SANTOSH</w:t>
      </w:r>
    </w:p>
    <w:p w:rsidR="00770C74" w:rsidRPr="00492785" w:rsidRDefault="00770C74" w:rsidP="00EB54BE">
      <w:pPr>
        <w:shd w:val="clear" w:color="auto" w:fill="FFFFFF"/>
        <w:spacing w:after="0" w:line="360" w:lineRule="auto"/>
        <w:ind w:left="600" w:right="600"/>
        <w:jc w:val="center"/>
        <w:outlineLvl w:val="0"/>
        <w:rPr>
          <w:rFonts w:ascii="Times New Roman" w:eastAsia="Times New Roman" w:hAnsi="Times New Roman" w:cs="Times New Roman"/>
          <w:b/>
          <w:bCs/>
          <w:color w:val="323232"/>
          <w:spacing w:val="-5"/>
          <w:kern w:val="36"/>
          <w:sz w:val="38"/>
          <w:szCs w:val="38"/>
        </w:rPr>
      </w:pPr>
      <w:r w:rsidRPr="00492785">
        <w:rPr>
          <w:rFonts w:ascii="Times New Roman" w:eastAsia="Times New Roman" w:hAnsi="Times New Roman" w:cs="Times New Roman"/>
          <w:b/>
          <w:bCs/>
          <w:color w:val="323232"/>
          <w:spacing w:val="-5"/>
          <w:kern w:val="36"/>
          <w:sz w:val="38"/>
          <w:szCs w:val="38"/>
        </w:rPr>
        <w:t>SUBJECT NAME:</w:t>
      </w:r>
      <w:r w:rsidR="003313D8" w:rsidRPr="00492785">
        <w:rPr>
          <w:rFonts w:ascii="Times New Roman" w:eastAsia="Times New Roman" w:hAnsi="Times New Roman" w:cs="Times New Roman"/>
          <w:b/>
          <w:bCs/>
          <w:color w:val="323232"/>
          <w:spacing w:val="-5"/>
          <w:kern w:val="36"/>
          <w:sz w:val="38"/>
          <w:szCs w:val="38"/>
        </w:rPr>
        <w:t xml:space="preserve"> </w:t>
      </w:r>
      <w:r w:rsidRPr="00492785">
        <w:rPr>
          <w:rFonts w:ascii="Times New Roman" w:eastAsia="Times New Roman" w:hAnsi="Times New Roman" w:cs="Times New Roman"/>
          <w:b/>
          <w:bCs/>
          <w:color w:val="323232"/>
          <w:spacing w:val="-5"/>
          <w:kern w:val="36"/>
          <w:sz w:val="38"/>
          <w:szCs w:val="38"/>
        </w:rPr>
        <w:t>HARD DISK DRIVE</w:t>
      </w:r>
      <w:r w:rsidR="003E0FC5" w:rsidRPr="00492785">
        <w:rPr>
          <w:rFonts w:ascii="Times New Roman" w:eastAsia="Times New Roman" w:hAnsi="Times New Roman" w:cs="Times New Roman"/>
          <w:b/>
          <w:bCs/>
          <w:color w:val="323232"/>
          <w:spacing w:val="-5"/>
          <w:kern w:val="36"/>
          <w:sz w:val="38"/>
          <w:szCs w:val="38"/>
        </w:rPr>
        <w:t xml:space="preserve"> </w:t>
      </w:r>
      <w:r w:rsidRPr="00492785">
        <w:rPr>
          <w:rFonts w:ascii="Times New Roman" w:eastAsia="Times New Roman" w:hAnsi="Times New Roman" w:cs="Times New Roman"/>
          <w:b/>
          <w:bCs/>
          <w:color w:val="323232"/>
          <w:spacing w:val="-5"/>
          <w:kern w:val="36"/>
          <w:sz w:val="38"/>
          <w:szCs w:val="38"/>
        </w:rPr>
        <w:t>(HDD)</w:t>
      </w:r>
    </w:p>
    <w:p w:rsidR="00770C74" w:rsidRPr="00492785" w:rsidRDefault="00770C74" w:rsidP="00492785">
      <w:pPr>
        <w:shd w:val="clear" w:color="auto" w:fill="FFFFFF"/>
        <w:spacing w:after="0" w:line="360" w:lineRule="auto"/>
        <w:ind w:left="600" w:right="600"/>
        <w:jc w:val="both"/>
        <w:outlineLvl w:val="0"/>
        <w:rPr>
          <w:rFonts w:ascii="Times New Roman" w:eastAsia="Times New Roman" w:hAnsi="Times New Roman" w:cs="Times New Roman"/>
          <w:b/>
          <w:bCs/>
          <w:color w:val="323232"/>
          <w:spacing w:val="-5"/>
          <w:kern w:val="36"/>
          <w:sz w:val="38"/>
          <w:szCs w:val="38"/>
        </w:rPr>
      </w:pPr>
    </w:p>
    <w:p w:rsidR="00770C74" w:rsidRPr="00492785" w:rsidRDefault="00770C74" w:rsidP="00492785">
      <w:pPr>
        <w:shd w:val="clear" w:color="auto" w:fill="FFFFFF"/>
        <w:spacing w:after="0" w:line="360" w:lineRule="auto"/>
        <w:ind w:left="600" w:right="600"/>
        <w:jc w:val="both"/>
        <w:outlineLvl w:val="0"/>
        <w:rPr>
          <w:rFonts w:ascii="Times New Roman" w:eastAsia="Times New Roman" w:hAnsi="Times New Roman" w:cs="Times New Roman"/>
          <w:b/>
          <w:bCs/>
          <w:color w:val="323232"/>
          <w:spacing w:val="-5"/>
          <w:kern w:val="36"/>
          <w:sz w:val="38"/>
          <w:szCs w:val="38"/>
        </w:rPr>
      </w:pPr>
    </w:p>
    <w:p w:rsidR="003313D8" w:rsidRPr="00492785" w:rsidRDefault="003313D8" w:rsidP="00492785">
      <w:pPr>
        <w:autoSpaceDE w:val="0"/>
        <w:autoSpaceDN w:val="0"/>
        <w:adjustRightInd w:val="0"/>
        <w:spacing w:after="0" w:line="360" w:lineRule="auto"/>
        <w:jc w:val="both"/>
        <w:rPr>
          <w:rFonts w:ascii="Times New Roman" w:hAnsi="Times New Roman" w:cs="Times New Roman"/>
          <w:b/>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92785">
        <w:rPr>
          <w:rFonts w:ascii="Times New Roman" w:hAnsi="Times New Roman" w:cs="Times New Roman"/>
          <w:b/>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Introduction:</w:t>
      </w:r>
    </w:p>
    <w:p w:rsidR="003313D8" w:rsidRPr="00492785" w:rsidRDefault="003313D8" w:rsidP="00492785">
      <w:pPr>
        <w:autoSpaceDE w:val="0"/>
        <w:autoSpaceDN w:val="0"/>
        <w:adjustRightInd w:val="0"/>
        <w:spacing w:after="0" w:line="360" w:lineRule="auto"/>
        <w:jc w:val="both"/>
        <w:rPr>
          <w:rFonts w:ascii="Times New Roman" w:hAnsi="Times New Roman" w:cs="Times New Roman"/>
          <w:sz w:val="28"/>
          <w:szCs w:val="28"/>
        </w:rPr>
      </w:pPr>
      <w:r w:rsidRPr="00492785">
        <w:rPr>
          <w:rFonts w:ascii="Times New Roman" w:hAnsi="Times New Roman" w:cs="Times New Roman"/>
          <w:sz w:val="28"/>
          <w:szCs w:val="28"/>
        </w:rPr>
        <w:t>Since the early days of civilization, mankind has been consumed with the desire</w:t>
      </w:r>
    </w:p>
    <w:p w:rsidR="00FE4F31" w:rsidRPr="00492785" w:rsidRDefault="003313D8" w:rsidP="00492785">
      <w:pPr>
        <w:autoSpaceDE w:val="0"/>
        <w:autoSpaceDN w:val="0"/>
        <w:adjustRightInd w:val="0"/>
        <w:spacing w:after="0" w:line="360" w:lineRule="auto"/>
        <w:jc w:val="both"/>
        <w:rPr>
          <w:rFonts w:ascii="Times New Roman" w:hAnsi="Times New Roman" w:cs="Times New Roman"/>
          <w:sz w:val="28"/>
          <w:szCs w:val="28"/>
        </w:rPr>
      </w:pPr>
      <w:r w:rsidRPr="00492785">
        <w:rPr>
          <w:rFonts w:ascii="Times New Roman" w:hAnsi="Times New Roman" w:cs="Times New Roman"/>
          <w:sz w:val="28"/>
          <w:szCs w:val="28"/>
        </w:rPr>
        <w:t>to record its history and culture. With the dawn of the computer age, society truly entered into a new era of information sharing and mass communication. The invention of magnetic media helped facilitate this need and provided a means for systematically recording data and information that could be retrieved or re-written at any point in time. For many years however, magnetic media was limited to the format of reel-to-reel tape. Although successful, tape media was cumbersome and required constant maintenance and supervision. Society needed a more reliable and rigid technology to store information. This need was met by the creation of the hard disk drive. Hard disk technology has endured a long and successful history; however, the same basic fundamentals from early designs remain even in the most advanced magnetic storage technology today.</w:t>
      </w:r>
    </w:p>
    <w:p w:rsidR="000B5641" w:rsidRPr="00492785" w:rsidRDefault="000B5641" w:rsidP="00492785">
      <w:pPr>
        <w:shd w:val="clear" w:color="auto" w:fill="FFFFFF"/>
        <w:spacing w:after="0" w:line="360" w:lineRule="auto"/>
        <w:ind w:right="600"/>
        <w:jc w:val="both"/>
        <w:outlineLvl w:val="0"/>
        <w:rPr>
          <w:rFonts w:ascii="Times New Roman" w:eastAsia="Times New Roman" w:hAnsi="Times New Roman" w:cs="Times New Roman"/>
          <w:b/>
          <w:bCs/>
          <w:color w:val="323232"/>
          <w:spacing w:val="-5"/>
          <w:kern w:val="36"/>
          <w:sz w:val="44"/>
          <w:szCs w:val="44"/>
        </w:rPr>
      </w:pPr>
    </w:p>
    <w:p w:rsidR="000B5641" w:rsidRPr="00492785" w:rsidRDefault="000B5641" w:rsidP="00492785">
      <w:pPr>
        <w:shd w:val="clear" w:color="auto" w:fill="FFFFFF"/>
        <w:spacing w:after="0" w:line="360" w:lineRule="auto"/>
        <w:ind w:right="600"/>
        <w:jc w:val="both"/>
        <w:outlineLvl w:val="0"/>
        <w:rPr>
          <w:rFonts w:ascii="Times New Roman" w:eastAsia="Times New Roman" w:hAnsi="Times New Roman" w:cs="Times New Roman"/>
          <w:b/>
          <w:bCs/>
          <w:color w:val="323232"/>
          <w:kern w:val="36"/>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92785">
        <w:rPr>
          <w:rFonts w:ascii="Times New Roman" w:eastAsia="Times New Roman" w:hAnsi="Times New Roman" w:cs="Times New Roman"/>
          <w:b/>
          <w:bCs/>
          <w:color w:val="323232"/>
          <w:kern w:val="36"/>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History:</w:t>
      </w:r>
    </w:p>
    <w:p w:rsidR="000B5641" w:rsidRPr="00492785" w:rsidRDefault="000B5641" w:rsidP="00492785">
      <w:pPr>
        <w:autoSpaceDE w:val="0"/>
        <w:autoSpaceDN w:val="0"/>
        <w:adjustRightInd w:val="0"/>
        <w:spacing w:after="0" w:line="360" w:lineRule="auto"/>
        <w:jc w:val="both"/>
        <w:rPr>
          <w:rFonts w:ascii="Times New Roman" w:hAnsi="Times New Roman" w:cs="Times New Roman"/>
          <w:sz w:val="28"/>
          <w:szCs w:val="28"/>
        </w:rPr>
      </w:pPr>
      <w:r w:rsidRPr="00492785">
        <w:rPr>
          <w:rFonts w:ascii="Times New Roman" w:hAnsi="Times New Roman" w:cs="Times New Roman"/>
          <w:sz w:val="28"/>
          <w:szCs w:val="28"/>
        </w:rPr>
        <w:t>One of the earliest and most influential companies to develop magnetic media disk</w:t>
      </w:r>
    </w:p>
    <w:p w:rsidR="000B5641" w:rsidRPr="00492785" w:rsidRDefault="000B5641" w:rsidP="00492785">
      <w:pPr>
        <w:autoSpaceDE w:val="0"/>
        <w:autoSpaceDN w:val="0"/>
        <w:adjustRightInd w:val="0"/>
        <w:spacing w:after="0" w:line="360" w:lineRule="auto"/>
        <w:jc w:val="both"/>
        <w:rPr>
          <w:rFonts w:ascii="Times New Roman" w:hAnsi="Times New Roman" w:cs="Times New Roman"/>
          <w:sz w:val="28"/>
          <w:szCs w:val="28"/>
        </w:rPr>
      </w:pPr>
      <w:r w:rsidRPr="00492785">
        <w:rPr>
          <w:rFonts w:ascii="Times New Roman" w:hAnsi="Times New Roman" w:cs="Times New Roman"/>
          <w:sz w:val="28"/>
          <w:szCs w:val="28"/>
        </w:rPr>
        <w:t>storage technology was IBM.</w:t>
      </w:r>
      <w:r w:rsidR="00796D2F" w:rsidRPr="00492785">
        <w:rPr>
          <w:rFonts w:ascii="Times New Roman" w:hAnsi="Times New Roman" w:cs="Times New Roman"/>
          <w:sz w:val="28"/>
          <w:szCs w:val="28"/>
        </w:rPr>
        <w:t xml:space="preserve"> </w:t>
      </w:r>
      <w:r w:rsidR="00796D2F" w:rsidRPr="00492785">
        <w:rPr>
          <w:rFonts w:ascii="Times New Roman" w:hAnsi="Times New Roman" w:cs="Times New Roman"/>
          <w:b/>
          <w:sz w:val="28"/>
          <w:szCs w:val="28"/>
        </w:rPr>
        <w:t>The IBM 350 Disk File invented by Reynold</w:t>
      </w:r>
      <w:r w:rsidR="00036294" w:rsidRPr="00492785">
        <w:rPr>
          <w:rFonts w:ascii="Times New Roman" w:hAnsi="Times New Roman" w:cs="Times New Roman"/>
          <w:b/>
          <w:sz w:val="28"/>
          <w:szCs w:val="28"/>
        </w:rPr>
        <w:t xml:space="preserve"> </w:t>
      </w:r>
      <w:proofErr w:type="gramStart"/>
      <w:r w:rsidR="00036294" w:rsidRPr="00492785">
        <w:rPr>
          <w:rFonts w:ascii="Times New Roman" w:hAnsi="Times New Roman" w:cs="Times New Roman"/>
          <w:b/>
          <w:sz w:val="28"/>
          <w:szCs w:val="28"/>
        </w:rPr>
        <w:t>Johnson</w:t>
      </w:r>
      <w:r w:rsidR="00796D2F" w:rsidRPr="00492785">
        <w:rPr>
          <w:rFonts w:ascii="Times New Roman" w:hAnsi="Times New Roman" w:cs="Times New Roman"/>
          <w:b/>
          <w:sz w:val="28"/>
          <w:szCs w:val="28"/>
        </w:rPr>
        <w:t xml:space="preserve"> </w:t>
      </w:r>
      <w:r w:rsidR="00EB54BE">
        <w:rPr>
          <w:rFonts w:ascii="Times New Roman" w:hAnsi="Times New Roman" w:cs="Times New Roman"/>
          <w:b/>
          <w:sz w:val="28"/>
          <w:szCs w:val="28"/>
        </w:rPr>
        <w:t>,was</w:t>
      </w:r>
      <w:proofErr w:type="gramEnd"/>
      <w:r w:rsidR="00EB54BE">
        <w:rPr>
          <w:rFonts w:ascii="Times New Roman" w:hAnsi="Times New Roman" w:cs="Times New Roman"/>
          <w:b/>
          <w:sz w:val="28"/>
          <w:szCs w:val="28"/>
        </w:rPr>
        <w:t xml:space="preserve"> introduced in 19</w:t>
      </w:r>
      <w:r w:rsidR="00796D2F" w:rsidRPr="00492785">
        <w:rPr>
          <w:rFonts w:ascii="Times New Roman" w:hAnsi="Times New Roman" w:cs="Times New Roman"/>
          <w:b/>
          <w:sz w:val="28"/>
          <w:szCs w:val="28"/>
        </w:rPr>
        <w:t>5</w:t>
      </w:r>
      <w:r w:rsidR="00EB54BE">
        <w:rPr>
          <w:rFonts w:ascii="Times New Roman" w:hAnsi="Times New Roman" w:cs="Times New Roman"/>
          <w:b/>
          <w:sz w:val="28"/>
          <w:szCs w:val="28"/>
        </w:rPr>
        <w:t>6</w:t>
      </w:r>
      <w:r w:rsidR="00796D2F" w:rsidRPr="00492785">
        <w:rPr>
          <w:rFonts w:ascii="Times New Roman" w:hAnsi="Times New Roman" w:cs="Times New Roman"/>
          <w:b/>
          <w:sz w:val="28"/>
          <w:szCs w:val="28"/>
        </w:rPr>
        <w:t xml:space="preserve"> with IBM 305 RAMAC Computer.</w:t>
      </w:r>
      <w:r w:rsidRPr="00492785">
        <w:rPr>
          <w:rFonts w:ascii="Times New Roman" w:hAnsi="Times New Roman" w:cs="Times New Roman"/>
          <w:sz w:val="28"/>
          <w:szCs w:val="28"/>
        </w:rPr>
        <w:t xml:space="preserve"> For almost three decades, IBM dominated the industry with innovative </w:t>
      </w:r>
      <w:r w:rsidRPr="00492785">
        <w:rPr>
          <w:rFonts w:ascii="Times New Roman" w:hAnsi="Times New Roman" w:cs="Times New Roman"/>
          <w:sz w:val="28"/>
          <w:szCs w:val="28"/>
        </w:rPr>
        <w:lastRenderedPageBreak/>
        <w:t>advancements on an almost annual basis. Framing on much of the original concept of digital tape storage by the ERA Corporation and other previous tape innovations, IBM went to work on a new type of magnetic storage. IBM had amassed an elite team of engineers in the early 1950’s known to be true pioneers in their field. It was no surprise then that in 1956, IBM released a newly developed piece of hardware known as the 305 RAMAC. The RAMAC, short for Random Access Method of Accounting and Control, was the world’s first computer with a disk storage system.</w:t>
      </w:r>
      <w:r w:rsidR="00CE44F1" w:rsidRPr="00492785">
        <w:rPr>
          <w:rFonts w:ascii="Times New Roman" w:hAnsi="Times New Roman" w:cs="Times New Roman"/>
          <w:sz w:val="28"/>
          <w:szCs w:val="28"/>
        </w:rPr>
        <w:t xml:space="preserve"> </w:t>
      </w:r>
    </w:p>
    <w:p w:rsidR="00CE44F1" w:rsidRPr="00492785" w:rsidRDefault="00CE44F1" w:rsidP="00492785">
      <w:pPr>
        <w:autoSpaceDE w:val="0"/>
        <w:autoSpaceDN w:val="0"/>
        <w:adjustRightInd w:val="0"/>
        <w:spacing w:after="0" w:line="360" w:lineRule="auto"/>
        <w:jc w:val="both"/>
        <w:rPr>
          <w:rFonts w:ascii="Times New Roman" w:hAnsi="Times New Roman" w:cs="Times New Roman"/>
          <w:sz w:val="28"/>
          <w:szCs w:val="28"/>
        </w:rPr>
      </w:pPr>
      <w:r w:rsidRPr="00492785">
        <w:rPr>
          <w:rFonts w:ascii="Times New Roman" w:hAnsi="Times New Roman" w:cs="Times New Roman"/>
          <w:noProof/>
          <w:sz w:val="28"/>
          <w:szCs w:val="28"/>
        </w:rPr>
        <w:drawing>
          <wp:inline distT="0" distB="0" distL="0" distR="0">
            <wp:extent cx="3533775" cy="2725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33775" cy="2725395"/>
                    </a:xfrm>
                    <a:prstGeom prst="rect">
                      <a:avLst/>
                    </a:prstGeom>
                    <a:noFill/>
                    <a:ln>
                      <a:noFill/>
                    </a:ln>
                  </pic:spPr>
                </pic:pic>
              </a:graphicData>
            </a:graphic>
          </wp:inline>
        </w:drawing>
      </w:r>
    </w:p>
    <w:p w:rsidR="00CE44F1" w:rsidRPr="00492785" w:rsidRDefault="000B5641" w:rsidP="00492785">
      <w:pPr>
        <w:autoSpaceDE w:val="0"/>
        <w:autoSpaceDN w:val="0"/>
        <w:adjustRightInd w:val="0"/>
        <w:spacing w:after="0" w:line="360" w:lineRule="auto"/>
        <w:jc w:val="both"/>
        <w:rPr>
          <w:rFonts w:ascii="Times New Roman" w:hAnsi="Times New Roman" w:cs="Times New Roman"/>
          <w:sz w:val="28"/>
          <w:szCs w:val="28"/>
        </w:rPr>
      </w:pPr>
      <w:r w:rsidRPr="00492785">
        <w:rPr>
          <w:rFonts w:ascii="Times New Roman" w:hAnsi="Times New Roman" w:cs="Times New Roman"/>
          <w:sz w:val="28"/>
          <w:szCs w:val="28"/>
        </w:rPr>
        <w:t>Fig. 1 – The IBM 350 Disk Storage System</w:t>
      </w:r>
    </w:p>
    <w:p w:rsidR="000B5641" w:rsidRPr="00492785" w:rsidRDefault="000B5641" w:rsidP="00492785">
      <w:pPr>
        <w:shd w:val="clear" w:color="auto" w:fill="FFFFFF"/>
        <w:spacing w:after="0" w:line="360" w:lineRule="auto"/>
        <w:ind w:right="600"/>
        <w:jc w:val="both"/>
        <w:outlineLvl w:val="0"/>
        <w:rPr>
          <w:rFonts w:ascii="Times New Roman" w:hAnsi="Times New Roman" w:cs="Times New Roman"/>
          <w:sz w:val="16"/>
          <w:szCs w:val="16"/>
        </w:rPr>
      </w:pPr>
      <w:r w:rsidRPr="00492785">
        <w:rPr>
          <w:rFonts w:ascii="Times New Roman" w:hAnsi="Times New Roman" w:cs="Times New Roman"/>
          <w:sz w:val="16"/>
          <w:szCs w:val="16"/>
        </w:rPr>
        <w:t>(IBM Archives)</w:t>
      </w:r>
    </w:p>
    <w:p w:rsidR="00CE44F1" w:rsidRPr="00492785" w:rsidRDefault="00CE44F1" w:rsidP="00492785">
      <w:pPr>
        <w:autoSpaceDE w:val="0"/>
        <w:autoSpaceDN w:val="0"/>
        <w:adjustRightInd w:val="0"/>
        <w:spacing w:after="0" w:line="360" w:lineRule="auto"/>
        <w:jc w:val="both"/>
        <w:rPr>
          <w:rFonts w:ascii="Times New Roman" w:hAnsi="Times New Roman" w:cs="Times New Roman"/>
          <w:sz w:val="28"/>
          <w:szCs w:val="28"/>
        </w:rPr>
      </w:pPr>
      <w:r w:rsidRPr="00492785">
        <w:rPr>
          <w:rFonts w:ascii="Times New Roman" w:hAnsi="Times New Roman" w:cs="Times New Roman"/>
          <w:sz w:val="28"/>
          <w:szCs w:val="28"/>
        </w:rPr>
        <w:t xml:space="preserve">The RAMAC 305 was included with the IBM 350 DSS that would eventually become the precursor to the modern computer hard disk. Consisting of fifty 24” magnetic platters, these discs maintained a total storage capacity of about 4.4 megabytes. Although the capacity is significantly small by today’s standards, this was considered to be absolutely enormous in 1956. Data on the RAMAC was stored in a similar fashion to how it was on 4 the older tape technology. Through the use of disk “heads”, data could be read or written by manipulating a magnetic coating on the surface of the platters. </w:t>
      </w:r>
      <w:proofErr w:type="gramStart"/>
      <w:r w:rsidRPr="00492785">
        <w:rPr>
          <w:rFonts w:ascii="Times New Roman" w:hAnsi="Times New Roman" w:cs="Times New Roman"/>
          <w:sz w:val="28"/>
          <w:szCs w:val="28"/>
        </w:rPr>
        <w:t>Similarly</w:t>
      </w:r>
      <w:proofErr w:type="gramEnd"/>
      <w:r w:rsidRPr="00492785">
        <w:rPr>
          <w:rFonts w:ascii="Times New Roman" w:hAnsi="Times New Roman" w:cs="Times New Roman"/>
          <w:sz w:val="28"/>
          <w:szCs w:val="28"/>
        </w:rPr>
        <w:t xml:space="preserve"> to tape media, data could be re-written almost an indefinite number of times. Because of the </w:t>
      </w:r>
      <w:r w:rsidRPr="00492785">
        <w:rPr>
          <w:rFonts w:ascii="Times New Roman" w:hAnsi="Times New Roman" w:cs="Times New Roman"/>
          <w:sz w:val="28"/>
          <w:szCs w:val="28"/>
        </w:rPr>
        <w:lastRenderedPageBreak/>
        <w:t>complexity and support required of the new hardware, IBM decided the best solution was</w:t>
      </w:r>
    </w:p>
    <w:p w:rsidR="00CE44F1" w:rsidRPr="00492785" w:rsidRDefault="00CE44F1" w:rsidP="00492785">
      <w:pPr>
        <w:autoSpaceDE w:val="0"/>
        <w:autoSpaceDN w:val="0"/>
        <w:adjustRightInd w:val="0"/>
        <w:spacing w:after="0" w:line="360" w:lineRule="auto"/>
        <w:jc w:val="both"/>
        <w:rPr>
          <w:rFonts w:ascii="Times New Roman" w:hAnsi="Times New Roman" w:cs="Times New Roman"/>
          <w:sz w:val="28"/>
          <w:szCs w:val="28"/>
        </w:rPr>
      </w:pPr>
      <w:r w:rsidRPr="00492785">
        <w:rPr>
          <w:rFonts w:ascii="Times New Roman" w:hAnsi="Times New Roman" w:cs="Times New Roman"/>
          <w:sz w:val="28"/>
          <w:szCs w:val="28"/>
        </w:rPr>
        <w:t>to lease the hardware rather than sell it outright. The initial “going rate” for the 350 was about $3,200 per month. Shortly after the 350’s inception, IBM went immediately back to work on improving the basic design. They quickly released the 355 just days later. When used with the 650 series of computer, the 355 storage units could be daisy-chained to double, triple, and even quadruple the amount of total storage. In the initial release of the 350 and 355 however, data was stored on only one side of the platter. Additionally, only one head was being utilized to read this data. Although perfectly functional, IBM engineers knew this technology could be easily improved. Future advancements included the inclusion of</w:t>
      </w:r>
    </w:p>
    <w:p w:rsidR="00CE44F1" w:rsidRPr="00492785" w:rsidRDefault="00CE44F1" w:rsidP="00492785">
      <w:pPr>
        <w:autoSpaceDE w:val="0"/>
        <w:autoSpaceDN w:val="0"/>
        <w:adjustRightInd w:val="0"/>
        <w:spacing w:after="0" w:line="360" w:lineRule="auto"/>
        <w:jc w:val="both"/>
        <w:rPr>
          <w:rFonts w:ascii="Times New Roman" w:hAnsi="Times New Roman" w:cs="Times New Roman"/>
          <w:sz w:val="28"/>
          <w:szCs w:val="28"/>
        </w:rPr>
      </w:pPr>
      <w:r w:rsidRPr="00492785">
        <w:rPr>
          <w:rFonts w:ascii="Times New Roman" w:hAnsi="Times New Roman" w:cs="Times New Roman"/>
          <w:sz w:val="28"/>
          <w:szCs w:val="28"/>
        </w:rPr>
        <w:t>multiple heads, utilization of both sides of the disc platters, and additional storage unit chaining. This not only increased capacity and the speed of data retrieval, but offered both upgradability and expandability (“Our History of”).</w:t>
      </w:r>
    </w:p>
    <w:p w:rsidR="00CE44F1" w:rsidRPr="00492785" w:rsidRDefault="00CE44F1" w:rsidP="00492785">
      <w:pPr>
        <w:autoSpaceDE w:val="0"/>
        <w:autoSpaceDN w:val="0"/>
        <w:adjustRightInd w:val="0"/>
        <w:spacing w:after="0" w:line="360" w:lineRule="auto"/>
        <w:jc w:val="both"/>
        <w:rPr>
          <w:rFonts w:ascii="Times New Roman" w:hAnsi="Times New Roman" w:cs="Times New Roman"/>
          <w:sz w:val="28"/>
          <w:szCs w:val="28"/>
        </w:rPr>
      </w:pPr>
      <w:r w:rsidRPr="00492785">
        <w:rPr>
          <w:rFonts w:ascii="Times New Roman" w:hAnsi="Times New Roman" w:cs="Times New Roman"/>
          <w:sz w:val="28"/>
          <w:szCs w:val="28"/>
        </w:rPr>
        <w:t>As computers began to seep more and more into the typical business infrastructure,</w:t>
      </w:r>
    </w:p>
    <w:p w:rsidR="00CE44F1" w:rsidRPr="00492785" w:rsidRDefault="00CE44F1" w:rsidP="00492785">
      <w:pPr>
        <w:autoSpaceDE w:val="0"/>
        <w:autoSpaceDN w:val="0"/>
        <w:adjustRightInd w:val="0"/>
        <w:spacing w:after="0" w:line="360" w:lineRule="auto"/>
        <w:jc w:val="both"/>
        <w:rPr>
          <w:rFonts w:ascii="Times New Roman" w:hAnsi="Times New Roman" w:cs="Times New Roman"/>
          <w:sz w:val="28"/>
          <w:szCs w:val="28"/>
        </w:rPr>
      </w:pPr>
      <w:r w:rsidRPr="00492785">
        <w:rPr>
          <w:rFonts w:ascii="Times New Roman" w:hAnsi="Times New Roman" w:cs="Times New Roman"/>
          <w:sz w:val="28"/>
          <w:szCs w:val="28"/>
        </w:rPr>
        <w:t>corporations realized the enormous potential for these machines in both financial and record-keeping capacities. IBM continued to release newer and more revised versions of the 350 disk technology. In the years following the 350 and 355 data unit, was the release of the IBM 1301 data storage unit. This offered increased storage, speed, and the use of air bearing-cushioned heads (</w:t>
      </w:r>
      <w:proofErr w:type="spellStart"/>
      <w:r w:rsidRPr="00492785">
        <w:rPr>
          <w:rFonts w:ascii="Times New Roman" w:hAnsi="Times New Roman" w:cs="Times New Roman"/>
          <w:sz w:val="28"/>
          <w:szCs w:val="28"/>
        </w:rPr>
        <w:t>Dayes</w:t>
      </w:r>
      <w:proofErr w:type="spellEnd"/>
      <w:r w:rsidRPr="00492785">
        <w:rPr>
          <w:rFonts w:ascii="Times New Roman" w:hAnsi="Times New Roman" w:cs="Times New Roman"/>
          <w:sz w:val="28"/>
          <w:szCs w:val="28"/>
        </w:rPr>
        <w:t>, &amp; Trader, 1999). The 1302 and 1311 followed shortly thereafter with the 1311 model being the first to introduce removable disc packs. 5 Improved speed and storage capacity continued with the subsequent release of models such as the 1405, 2305, 2314 and 2321. As desk and off</w:t>
      </w:r>
      <w:r w:rsidR="00452A0A" w:rsidRPr="00492785">
        <w:rPr>
          <w:rFonts w:ascii="Times New Roman" w:hAnsi="Times New Roman" w:cs="Times New Roman"/>
          <w:sz w:val="28"/>
          <w:szCs w:val="28"/>
        </w:rPr>
        <w:t xml:space="preserve">ice dumb-terminals began to hit </w:t>
      </w:r>
      <w:r w:rsidRPr="00492785">
        <w:rPr>
          <w:rFonts w:ascii="Times New Roman" w:hAnsi="Times New Roman" w:cs="Times New Roman"/>
          <w:sz w:val="28"/>
          <w:szCs w:val="28"/>
        </w:rPr>
        <w:t xml:space="preserve">the market, IBM focused their hardware development </w:t>
      </w:r>
      <w:r w:rsidR="00452A0A" w:rsidRPr="00492785">
        <w:rPr>
          <w:rFonts w:ascii="Times New Roman" w:hAnsi="Times New Roman" w:cs="Times New Roman"/>
          <w:sz w:val="28"/>
          <w:szCs w:val="28"/>
        </w:rPr>
        <w:t xml:space="preserve">on supporting mainframe storage </w:t>
      </w:r>
      <w:r w:rsidRPr="00492785">
        <w:rPr>
          <w:rFonts w:ascii="Times New Roman" w:hAnsi="Times New Roman" w:cs="Times New Roman"/>
          <w:sz w:val="28"/>
          <w:szCs w:val="28"/>
        </w:rPr>
        <w:t>systems. In the early 1970’s, they released several new data storage units starting with the</w:t>
      </w:r>
    </w:p>
    <w:p w:rsidR="00CE44F1" w:rsidRPr="00492785" w:rsidRDefault="00CE44F1" w:rsidP="00492785">
      <w:pPr>
        <w:autoSpaceDE w:val="0"/>
        <w:autoSpaceDN w:val="0"/>
        <w:adjustRightInd w:val="0"/>
        <w:spacing w:after="0" w:line="360" w:lineRule="auto"/>
        <w:jc w:val="both"/>
        <w:rPr>
          <w:rFonts w:ascii="Times New Roman" w:hAnsi="Times New Roman" w:cs="Times New Roman"/>
          <w:sz w:val="28"/>
          <w:szCs w:val="28"/>
        </w:rPr>
      </w:pPr>
      <w:r w:rsidRPr="00492785">
        <w:rPr>
          <w:rFonts w:ascii="Times New Roman" w:hAnsi="Times New Roman" w:cs="Times New Roman"/>
          <w:sz w:val="28"/>
          <w:szCs w:val="28"/>
        </w:rPr>
        <w:lastRenderedPageBreak/>
        <w:t>IBM 3330 direct access subsystem. These new units began</w:t>
      </w:r>
      <w:r w:rsidR="00452A0A" w:rsidRPr="00492785">
        <w:rPr>
          <w:rFonts w:ascii="Times New Roman" w:hAnsi="Times New Roman" w:cs="Times New Roman"/>
          <w:sz w:val="28"/>
          <w:szCs w:val="28"/>
        </w:rPr>
        <w:t xml:space="preserve"> to take shape into the type of </w:t>
      </w:r>
      <w:r w:rsidRPr="00492785">
        <w:rPr>
          <w:rFonts w:ascii="Times New Roman" w:hAnsi="Times New Roman" w:cs="Times New Roman"/>
          <w:sz w:val="28"/>
          <w:szCs w:val="28"/>
        </w:rPr>
        <w:t>equipment more commonly seen throughout the 1980’s and 1990’</w:t>
      </w:r>
      <w:r w:rsidR="00452A0A" w:rsidRPr="00492785">
        <w:rPr>
          <w:rFonts w:ascii="Times New Roman" w:hAnsi="Times New Roman" w:cs="Times New Roman"/>
          <w:sz w:val="28"/>
          <w:szCs w:val="28"/>
        </w:rPr>
        <w:t xml:space="preserve">s. The 3330 was </w:t>
      </w:r>
      <w:r w:rsidRPr="00492785">
        <w:rPr>
          <w:rFonts w:ascii="Times New Roman" w:hAnsi="Times New Roman" w:cs="Times New Roman"/>
          <w:sz w:val="28"/>
          <w:szCs w:val="28"/>
        </w:rPr>
        <w:t xml:space="preserve">followed in order by the 3340, 3350, 3858, 3310, 3370, </w:t>
      </w:r>
      <w:r w:rsidR="00452A0A" w:rsidRPr="00492785">
        <w:rPr>
          <w:rFonts w:ascii="Times New Roman" w:hAnsi="Times New Roman" w:cs="Times New Roman"/>
          <w:sz w:val="28"/>
          <w:szCs w:val="28"/>
        </w:rPr>
        <w:t xml:space="preserve">3380 and finally the 3390. Each </w:t>
      </w:r>
      <w:r w:rsidRPr="00492785">
        <w:rPr>
          <w:rFonts w:ascii="Times New Roman" w:hAnsi="Times New Roman" w:cs="Times New Roman"/>
          <w:sz w:val="28"/>
          <w:szCs w:val="28"/>
        </w:rPr>
        <w:t>new unit significantly increased capacity with a considerably reduced physical size.</w:t>
      </w:r>
    </w:p>
    <w:p w:rsidR="00452A0A" w:rsidRPr="00492785" w:rsidRDefault="00452A0A" w:rsidP="00492785">
      <w:pPr>
        <w:autoSpaceDE w:val="0"/>
        <w:autoSpaceDN w:val="0"/>
        <w:adjustRightInd w:val="0"/>
        <w:spacing w:after="0" w:line="360" w:lineRule="auto"/>
        <w:jc w:val="both"/>
        <w:rPr>
          <w:rFonts w:ascii="Times New Roman" w:hAnsi="Times New Roman" w:cs="Times New Roman"/>
          <w:sz w:val="28"/>
          <w:szCs w:val="28"/>
        </w:rPr>
      </w:pPr>
      <w:r w:rsidRPr="00492785">
        <w:rPr>
          <w:rFonts w:ascii="Times New Roman" w:hAnsi="Times New Roman" w:cs="Times New Roman"/>
          <w:sz w:val="28"/>
          <w:szCs w:val="28"/>
        </w:rPr>
        <w:t xml:space="preserve"> </w:t>
      </w:r>
      <w:r w:rsidRPr="00492785">
        <w:rPr>
          <w:rFonts w:ascii="Times New Roman" w:hAnsi="Times New Roman" w:cs="Times New Roman"/>
          <w:noProof/>
          <w:sz w:val="28"/>
          <w:szCs w:val="28"/>
        </w:rPr>
        <w:drawing>
          <wp:inline distT="0" distB="0" distL="0" distR="0">
            <wp:extent cx="4219575" cy="1143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9575" cy="1143000"/>
                    </a:xfrm>
                    <a:prstGeom prst="rect">
                      <a:avLst/>
                    </a:prstGeom>
                    <a:noFill/>
                    <a:ln>
                      <a:noFill/>
                    </a:ln>
                  </pic:spPr>
                </pic:pic>
              </a:graphicData>
            </a:graphic>
          </wp:inline>
        </w:drawing>
      </w:r>
    </w:p>
    <w:p w:rsidR="00CE44F1" w:rsidRPr="00492785" w:rsidRDefault="00CE44F1" w:rsidP="00492785">
      <w:pPr>
        <w:autoSpaceDE w:val="0"/>
        <w:autoSpaceDN w:val="0"/>
        <w:adjustRightInd w:val="0"/>
        <w:spacing w:after="0" w:line="360" w:lineRule="auto"/>
        <w:jc w:val="both"/>
        <w:rPr>
          <w:rFonts w:ascii="Times New Roman" w:hAnsi="Times New Roman" w:cs="Times New Roman"/>
          <w:sz w:val="28"/>
          <w:szCs w:val="28"/>
        </w:rPr>
      </w:pPr>
      <w:r w:rsidRPr="00492785">
        <w:rPr>
          <w:rFonts w:ascii="Times New Roman" w:hAnsi="Times New Roman" w:cs="Times New Roman"/>
          <w:sz w:val="28"/>
          <w:szCs w:val="28"/>
        </w:rPr>
        <w:t>Fig. 2 – The IBM 3390 Expandable Direct Access Storage Device</w:t>
      </w:r>
    </w:p>
    <w:p w:rsidR="00CE44F1" w:rsidRPr="00492785" w:rsidRDefault="00CE44F1" w:rsidP="00492785">
      <w:pPr>
        <w:autoSpaceDE w:val="0"/>
        <w:autoSpaceDN w:val="0"/>
        <w:adjustRightInd w:val="0"/>
        <w:spacing w:after="0" w:line="360" w:lineRule="auto"/>
        <w:jc w:val="both"/>
        <w:rPr>
          <w:rFonts w:ascii="Times New Roman" w:hAnsi="Times New Roman" w:cs="Times New Roman"/>
          <w:sz w:val="28"/>
          <w:szCs w:val="28"/>
        </w:rPr>
      </w:pPr>
      <w:r w:rsidRPr="00492785">
        <w:rPr>
          <w:rFonts w:ascii="Times New Roman" w:hAnsi="Times New Roman" w:cs="Times New Roman"/>
          <w:sz w:val="28"/>
          <w:szCs w:val="28"/>
        </w:rPr>
        <w:t>(IBM Archives)</w:t>
      </w:r>
    </w:p>
    <w:p w:rsidR="00CE44F1" w:rsidRPr="00492785" w:rsidRDefault="00CE44F1" w:rsidP="00492785">
      <w:pPr>
        <w:autoSpaceDE w:val="0"/>
        <w:autoSpaceDN w:val="0"/>
        <w:adjustRightInd w:val="0"/>
        <w:spacing w:after="0" w:line="360" w:lineRule="auto"/>
        <w:jc w:val="both"/>
        <w:rPr>
          <w:rFonts w:ascii="Times New Roman" w:hAnsi="Times New Roman" w:cs="Times New Roman"/>
          <w:sz w:val="28"/>
          <w:szCs w:val="28"/>
        </w:rPr>
      </w:pPr>
      <w:r w:rsidRPr="00492785">
        <w:rPr>
          <w:rFonts w:ascii="Times New Roman" w:hAnsi="Times New Roman" w:cs="Times New Roman"/>
          <w:sz w:val="28"/>
          <w:szCs w:val="28"/>
        </w:rPr>
        <w:t>As computer technology advanced, and the cost associated with distribution and</w:t>
      </w:r>
    </w:p>
    <w:p w:rsidR="00CE44F1" w:rsidRPr="00492785" w:rsidRDefault="00CE44F1" w:rsidP="00492785">
      <w:pPr>
        <w:autoSpaceDE w:val="0"/>
        <w:autoSpaceDN w:val="0"/>
        <w:adjustRightInd w:val="0"/>
        <w:spacing w:after="0" w:line="360" w:lineRule="auto"/>
        <w:jc w:val="both"/>
        <w:rPr>
          <w:rFonts w:ascii="Times New Roman" w:hAnsi="Times New Roman" w:cs="Times New Roman"/>
          <w:sz w:val="28"/>
          <w:szCs w:val="28"/>
        </w:rPr>
      </w:pPr>
      <w:r w:rsidRPr="00492785">
        <w:rPr>
          <w:rFonts w:ascii="Times New Roman" w:hAnsi="Times New Roman" w:cs="Times New Roman"/>
          <w:sz w:val="28"/>
          <w:szCs w:val="28"/>
        </w:rPr>
        <w:t>manufacturing decreased, technology in the home also improved. An entirely new</w:t>
      </w:r>
    </w:p>
    <w:p w:rsidR="00CE44F1" w:rsidRPr="00492785" w:rsidRDefault="00CE44F1" w:rsidP="00492785">
      <w:pPr>
        <w:autoSpaceDE w:val="0"/>
        <w:autoSpaceDN w:val="0"/>
        <w:adjustRightInd w:val="0"/>
        <w:spacing w:after="0" w:line="360" w:lineRule="auto"/>
        <w:jc w:val="both"/>
        <w:rPr>
          <w:rFonts w:ascii="Times New Roman" w:hAnsi="Times New Roman" w:cs="Times New Roman"/>
          <w:sz w:val="28"/>
          <w:szCs w:val="28"/>
        </w:rPr>
      </w:pPr>
      <w:r w:rsidRPr="00492785">
        <w:rPr>
          <w:rFonts w:ascii="Times New Roman" w:hAnsi="Times New Roman" w:cs="Times New Roman"/>
          <w:sz w:val="28"/>
          <w:szCs w:val="28"/>
        </w:rPr>
        <w:t>industry was being formed for the home consumer. To sup</w:t>
      </w:r>
      <w:r w:rsidR="00452A0A" w:rsidRPr="00492785">
        <w:rPr>
          <w:rFonts w:ascii="Times New Roman" w:hAnsi="Times New Roman" w:cs="Times New Roman"/>
          <w:sz w:val="28"/>
          <w:szCs w:val="28"/>
        </w:rPr>
        <w:t xml:space="preserve">port this growing market trend, </w:t>
      </w:r>
      <w:r w:rsidRPr="00492785">
        <w:rPr>
          <w:rFonts w:ascii="Times New Roman" w:hAnsi="Times New Roman" w:cs="Times New Roman"/>
          <w:sz w:val="28"/>
          <w:szCs w:val="28"/>
        </w:rPr>
        <w:t>new hardware corporations began springing up througho</w:t>
      </w:r>
      <w:r w:rsidR="00452A0A" w:rsidRPr="00492785">
        <w:rPr>
          <w:rFonts w:ascii="Times New Roman" w:hAnsi="Times New Roman" w:cs="Times New Roman"/>
          <w:sz w:val="28"/>
          <w:szCs w:val="28"/>
        </w:rPr>
        <w:t xml:space="preserve">ut the United States during the </w:t>
      </w:r>
      <w:r w:rsidRPr="00492785">
        <w:rPr>
          <w:rFonts w:ascii="Times New Roman" w:hAnsi="Times New Roman" w:cs="Times New Roman"/>
          <w:sz w:val="28"/>
          <w:szCs w:val="28"/>
        </w:rPr>
        <w:t>1970’s. These companies offered competition and tec</w:t>
      </w:r>
      <w:r w:rsidR="00452A0A" w:rsidRPr="00492785">
        <w:rPr>
          <w:rFonts w:ascii="Times New Roman" w:hAnsi="Times New Roman" w:cs="Times New Roman"/>
          <w:sz w:val="28"/>
          <w:szCs w:val="28"/>
        </w:rPr>
        <w:t xml:space="preserve">hnological improvements to much </w:t>
      </w:r>
      <w:r w:rsidRPr="00492785">
        <w:rPr>
          <w:rFonts w:ascii="Times New Roman" w:hAnsi="Times New Roman" w:cs="Times New Roman"/>
          <w:sz w:val="28"/>
          <w:szCs w:val="28"/>
        </w:rPr>
        <w:t>of the newly available data technology. One large gro</w:t>
      </w:r>
      <w:r w:rsidR="00452A0A" w:rsidRPr="00492785">
        <w:rPr>
          <w:rFonts w:ascii="Times New Roman" w:hAnsi="Times New Roman" w:cs="Times New Roman"/>
          <w:sz w:val="28"/>
          <w:szCs w:val="28"/>
        </w:rPr>
        <w:t xml:space="preserve">up of engineers from IBM, known </w:t>
      </w:r>
      <w:r w:rsidRPr="00492785">
        <w:rPr>
          <w:rFonts w:ascii="Times New Roman" w:hAnsi="Times New Roman" w:cs="Times New Roman"/>
          <w:sz w:val="28"/>
          <w:szCs w:val="28"/>
        </w:rPr>
        <w:t xml:space="preserve">internally as “the dirty dozen”, left the company to </w:t>
      </w:r>
      <w:r w:rsidR="00452A0A" w:rsidRPr="00492785">
        <w:rPr>
          <w:rFonts w:ascii="Times New Roman" w:hAnsi="Times New Roman" w:cs="Times New Roman"/>
          <w:sz w:val="28"/>
          <w:szCs w:val="28"/>
        </w:rPr>
        <w:t xml:space="preserve">form a new corporation known as </w:t>
      </w:r>
      <w:r w:rsidRPr="00492785">
        <w:rPr>
          <w:rFonts w:ascii="Times New Roman" w:hAnsi="Times New Roman" w:cs="Times New Roman"/>
          <w:sz w:val="28"/>
          <w:szCs w:val="28"/>
        </w:rPr>
        <w:t>Memorex. Several of them later left to form anothe</w:t>
      </w:r>
      <w:r w:rsidR="00452A0A" w:rsidRPr="00492785">
        <w:rPr>
          <w:rFonts w:ascii="Times New Roman" w:hAnsi="Times New Roman" w:cs="Times New Roman"/>
          <w:sz w:val="28"/>
          <w:szCs w:val="28"/>
        </w:rPr>
        <w:t xml:space="preserve">r corporation known as Seagate. </w:t>
      </w:r>
      <w:r w:rsidRPr="00492785">
        <w:rPr>
          <w:rFonts w:ascii="Times New Roman" w:hAnsi="Times New Roman" w:cs="Times New Roman"/>
          <w:sz w:val="28"/>
          <w:szCs w:val="28"/>
        </w:rPr>
        <w:t>Seagate would quickly become one of the foremost l</w:t>
      </w:r>
      <w:r w:rsidR="00452A0A" w:rsidRPr="00492785">
        <w:rPr>
          <w:rFonts w:ascii="Times New Roman" w:hAnsi="Times New Roman" w:cs="Times New Roman"/>
          <w:sz w:val="28"/>
          <w:szCs w:val="28"/>
        </w:rPr>
        <w:t xml:space="preserve">eaders in home computer storage </w:t>
      </w:r>
      <w:r w:rsidRPr="00492785">
        <w:rPr>
          <w:rFonts w:ascii="Times New Roman" w:hAnsi="Times New Roman" w:cs="Times New Roman"/>
          <w:sz w:val="28"/>
          <w:szCs w:val="28"/>
        </w:rPr>
        <w:t>technology (Snyder, 2006).</w:t>
      </w:r>
    </w:p>
    <w:p w:rsidR="00CE44F1" w:rsidRPr="00492785" w:rsidRDefault="00CE44F1" w:rsidP="00492785">
      <w:pPr>
        <w:shd w:val="clear" w:color="auto" w:fill="FFFFFF"/>
        <w:spacing w:after="0" w:line="360" w:lineRule="auto"/>
        <w:ind w:right="600"/>
        <w:jc w:val="both"/>
        <w:outlineLvl w:val="0"/>
        <w:rPr>
          <w:rFonts w:ascii="Times New Roman" w:hAnsi="Times New Roman" w:cs="Times New Roman"/>
          <w:sz w:val="16"/>
          <w:szCs w:val="16"/>
        </w:rPr>
      </w:pPr>
    </w:p>
    <w:p w:rsidR="00CE44F1" w:rsidRPr="00492785" w:rsidRDefault="00CE44F1" w:rsidP="00492785">
      <w:pPr>
        <w:shd w:val="clear" w:color="auto" w:fill="FFFFFF"/>
        <w:spacing w:after="0" w:line="360" w:lineRule="auto"/>
        <w:ind w:right="600"/>
        <w:jc w:val="both"/>
        <w:outlineLvl w:val="0"/>
        <w:rPr>
          <w:rFonts w:ascii="Times New Roman" w:eastAsia="Times New Roman" w:hAnsi="Times New Roman" w:cs="Times New Roman"/>
          <w:b/>
          <w:bCs/>
          <w:color w:val="323232"/>
          <w:spacing w:val="-5"/>
          <w:kern w:val="36"/>
          <w:sz w:val="44"/>
          <w:szCs w:val="44"/>
        </w:rPr>
      </w:pPr>
    </w:p>
    <w:p w:rsidR="001F61D8" w:rsidRPr="00492785" w:rsidRDefault="001F61D8" w:rsidP="00492785">
      <w:pPr>
        <w:shd w:val="clear" w:color="auto" w:fill="FFFFFF"/>
        <w:spacing w:after="0" w:line="360" w:lineRule="auto"/>
        <w:ind w:right="600"/>
        <w:jc w:val="both"/>
        <w:outlineLvl w:val="0"/>
        <w:rPr>
          <w:rFonts w:ascii="Times New Roman" w:eastAsia="Times New Roman" w:hAnsi="Times New Roman" w:cs="Times New Roman"/>
          <w:b/>
          <w:bCs/>
          <w:color w:val="323232"/>
          <w:spacing w:val="-5"/>
          <w:kern w:val="36"/>
          <w:sz w:val="38"/>
          <w:szCs w:val="38"/>
        </w:rPr>
      </w:pPr>
      <w:r w:rsidRPr="00492785">
        <w:rPr>
          <w:rFonts w:ascii="Times New Roman" w:eastAsia="Times New Roman" w:hAnsi="Times New Roman" w:cs="Times New Roman"/>
          <w:b/>
          <w:bCs/>
          <w:color w:val="323232"/>
          <w:spacing w:val="-5"/>
          <w:kern w:val="36"/>
          <w:sz w:val="38"/>
          <w:szCs w:val="38"/>
        </w:rPr>
        <w:t xml:space="preserve"> </w:t>
      </w:r>
    </w:p>
    <w:p w:rsidR="001F61D8" w:rsidRPr="00492785" w:rsidRDefault="001F61D8" w:rsidP="00492785">
      <w:pPr>
        <w:shd w:val="clear" w:color="auto" w:fill="FFFFFF"/>
        <w:spacing w:after="0" w:line="360" w:lineRule="auto"/>
        <w:ind w:right="600"/>
        <w:jc w:val="both"/>
        <w:outlineLvl w:val="0"/>
        <w:rPr>
          <w:rFonts w:ascii="Times New Roman" w:eastAsia="Times New Roman" w:hAnsi="Times New Roman" w:cs="Times New Roman"/>
          <w:b/>
          <w:bCs/>
          <w:color w:val="323232"/>
          <w:spacing w:val="-5"/>
          <w:kern w:val="36"/>
          <w:sz w:val="38"/>
          <w:szCs w:val="38"/>
        </w:rPr>
      </w:pPr>
    </w:p>
    <w:p w:rsidR="00921F70" w:rsidRPr="00492785" w:rsidRDefault="00770C74" w:rsidP="00492785">
      <w:pPr>
        <w:shd w:val="clear" w:color="auto" w:fill="FFFFFF"/>
        <w:spacing w:after="0" w:line="360" w:lineRule="auto"/>
        <w:ind w:right="600"/>
        <w:jc w:val="both"/>
        <w:outlineLvl w:val="0"/>
        <w:rPr>
          <w:rFonts w:ascii="Times New Roman" w:eastAsia="Times New Roman" w:hAnsi="Times New Roman" w:cs="Times New Roman"/>
          <w:b/>
          <w:bCs/>
          <w:color w:val="323232"/>
          <w:kern w:val="36"/>
          <w:sz w:val="38"/>
          <w:szCs w:val="3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92785">
        <w:rPr>
          <w:rFonts w:ascii="Times New Roman" w:eastAsia="Times New Roman" w:hAnsi="Times New Roman" w:cs="Times New Roman"/>
          <w:b/>
          <w:bCs/>
          <w:color w:val="323232"/>
          <w:kern w:val="36"/>
          <w:sz w:val="38"/>
          <w:szCs w:val="3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1.What is Hard Disk Drive(HDD).</w:t>
      </w:r>
      <w:r w:rsidR="00921F70" w:rsidRPr="00492785">
        <w:rPr>
          <w:rFonts w:ascii="Times New Roman" w:eastAsia="Times New Roman" w:hAnsi="Times New Roman" w:cs="Times New Roman"/>
          <w:b/>
          <w:bCs/>
          <w:color w:val="323232"/>
          <w:kern w:val="36"/>
          <w:sz w:val="38"/>
          <w:szCs w:val="3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p>
    <w:p w:rsidR="00921F70" w:rsidRPr="00492785" w:rsidRDefault="00D90F86" w:rsidP="00492785">
      <w:pPr>
        <w:pStyle w:val="NormalWeb"/>
        <w:shd w:val="clear" w:color="auto" w:fill="FFFFFF"/>
        <w:spacing w:before="0" w:after="0" w:line="360" w:lineRule="auto"/>
        <w:jc w:val="both"/>
        <w:rPr>
          <w:sz w:val="28"/>
          <w:szCs w:val="28"/>
        </w:rPr>
      </w:pPr>
      <w:r w:rsidRPr="00492785">
        <w:rPr>
          <w:sz w:val="28"/>
          <w:szCs w:val="28"/>
        </w:rPr>
        <w:lastRenderedPageBreak/>
        <w:t xml:space="preserve">A </w:t>
      </w:r>
      <w:r w:rsidRPr="00492785">
        <w:rPr>
          <w:b/>
          <w:bCs/>
          <w:sz w:val="28"/>
          <w:szCs w:val="28"/>
        </w:rPr>
        <w:t>hard disk drive</w:t>
      </w:r>
      <w:r w:rsidRPr="00492785">
        <w:rPr>
          <w:sz w:val="28"/>
          <w:szCs w:val="28"/>
        </w:rPr>
        <w:t xml:space="preserve"> (often shortened as hard disk, hard drive, or HDD) is a non-volatile storage device that stores digitally encoded data on rapidly rotating rigid (i.e. hard) platters with magnetic surfaces. Strictly speaking, “drive” refers to the motorized mechanical aspect that is distinct from its medium, such as a tape drive and its tape, or a floppy disk drive and its floppy disk. Early HDDs had removable media; however, an HDD today is typically a sealed unit (except for a filtered vent hole to equalize air pressure) with fixed media.</w:t>
      </w:r>
      <w:r w:rsidRPr="00492785">
        <w:rPr>
          <w:sz w:val="28"/>
          <w:szCs w:val="28"/>
        </w:rPr>
        <w:br/>
      </w:r>
      <w:r w:rsidR="00921F70" w:rsidRPr="00492785">
        <w:rPr>
          <w:sz w:val="28"/>
          <w:szCs w:val="28"/>
        </w:rPr>
        <w:t xml:space="preserve">A computer hard disk drive (HDD) is the mechanism that controls the positioning, reading and writing of the </w:t>
      </w:r>
      <w:hyperlink r:id="rId7" w:history="1">
        <w:r w:rsidR="00921F70" w:rsidRPr="00492785">
          <w:rPr>
            <w:color w:val="0000FF"/>
            <w:sz w:val="28"/>
            <w:szCs w:val="28"/>
            <w:u w:val="single"/>
          </w:rPr>
          <w:t>hard disk</w:t>
        </w:r>
      </w:hyperlink>
      <w:r w:rsidR="00921F70" w:rsidRPr="00492785">
        <w:rPr>
          <w:sz w:val="28"/>
          <w:szCs w:val="28"/>
        </w:rPr>
        <w:t xml:space="preserve">, which furnishes data </w:t>
      </w:r>
      <w:hyperlink r:id="rId8" w:history="1">
        <w:r w:rsidR="00921F70" w:rsidRPr="00492785">
          <w:rPr>
            <w:color w:val="0000FF"/>
            <w:sz w:val="28"/>
            <w:szCs w:val="28"/>
            <w:u w:val="single"/>
          </w:rPr>
          <w:t>storage</w:t>
        </w:r>
      </w:hyperlink>
      <w:r w:rsidR="00921F70" w:rsidRPr="00492785">
        <w:rPr>
          <w:sz w:val="28"/>
          <w:szCs w:val="28"/>
        </w:rPr>
        <w:t xml:space="preserve">. A hard disk drive -- often shortened to </w:t>
      </w:r>
      <w:r w:rsidR="00921F70" w:rsidRPr="00492785">
        <w:rPr>
          <w:i/>
          <w:iCs/>
          <w:sz w:val="28"/>
          <w:szCs w:val="28"/>
        </w:rPr>
        <w:t>hard drive</w:t>
      </w:r>
      <w:r w:rsidR="00921F70" w:rsidRPr="00492785">
        <w:rPr>
          <w:sz w:val="28"/>
          <w:szCs w:val="28"/>
        </w:rPr>
        <w:t xml:space="preserve"> -- and hard disk are not the same thing, but they are packaged as a unit and either term can refer to the whole unit. Hard disk drives can be found in desktop computers, mobile devices, consumer electronics and enterprise storage </w:t>
      </w:r>
      <w:hyperlink r:id="rId9" w:history="1">
        <w:r w:rsidR="00921F70" w:rsidRPr="00492785">
          <w:rPr>
            <w:color w:val="0000FF"/>
            <w:sz w:val="28"/>
            <w:szCs w:val="28"/>
            <w:u w:val="single"/>
          </w:rPr>
          <w:t>arrays</w:t>
        </w:r>
      </w:hyperlink>
      <w:r w:rsidR="00921F70" w:rsidRPr="00492785">
        <w:rPr>
          <w:sz w:val="28"/>
          <w:szCs w:val="28"/>
        </w:rPr>
        <w:t xml:space="preserve"> in data centers.</w:t>
      </w:r>
    </w:p>
    <w:p w:rsidR="008D6A59" w:rsidRPr="00492785" w:rsidRDefault="00F94FD7" w:rsidP="00492785">
      <w:pPr>
        <w:pStyle w:val="Heading3"/>
        <w:spacing w:before="0" w:line="360" w:lineRule="auto"/>
        <w:jc w:val="both"/>
        <w:rPr>
          <w:rFonts w:ascii="Times New Roman" w:hAnsi="Times New Roman" w:cs="Times New Roman"/>
          <w:color w:val="333333"/>
        </w:rPr>
      </w:pPr>
      <w:bookmarkStart w:id="1" w:name="8051973844920545659"/>
      <w:bookmarkEnd w:id="1"/>
      <w:r w:rsidRPr="00492785">
        <w:rPr>
          <w:rFonts w:ascii="Times New Roman" w:hAnsi="Times New Roman" w:cs="Times New Roman"/>
          <w:noProof/>
          <w:color w:val="333333"/>
        </w:rPr>
        <w:drawing>
          <wp:inline distT="0" distB="0" distL="0" distR="0">
            <wp:extent cx="4200525" cy="3171825"/>
            <wp:effectExtent l="0" t="0" r="9525" b="9525"/>
            <wp:docPr id="16" name="Picture 16" descr="H:\Gaju Data\Gajanan.s.b\imag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Gaju Data\Gajanan.s.b\images-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0525" cy="3171825"/>
                    </a:xfrm>
                    <a:prstGeom prst="rect">
                      <a:avLst/>
                    </a:prstGeom>
                    <a:noFill/>
                    <a:ln>
                      <a:noFill/>
                    </a:ln>
                  </pic:spPr>
                </pic:pic>
              </a:graphicData>
            </a:graphic>
          </wp:inline>
        </w:drawing>
      </w:r>
    </w:p>
    <w:p w:rsidR="00EC293A" w:rsidRPr="00492785" w:rsidRDefault="00EC293A" w:rsidP="00492785">
      <w:pPr>
        <w:spacing w:after="0" w:line="360" w:lineRule="auto"/>
        <w:jc w:val="both"/>
        <w:rPr>
          <w:rFonts w:ascii="Times New Roman" w:eastAsia="Times New Roman" w:hAnsi="Times New Roman" w:cs="Times New Roman"/>
          <w:b/>
          <w:bCs/>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EC293A" w:rsidRPr="00492785" w:rsidRDefault="00EC293A" w:rsidP="00492785">
      <w:pPr>
        <w:spacing w:after="0" w:line="360" w:lineRule="auto"/>
        <w:jc w:val="both"/>
        <w:rPr>
          <w:rFonts w:ascii="Times New Roman" w:eastAsia="Times New Roman" w:hAnsi="Times New Roman" w:cs="Times New Roman"/>
          <w:b/>
          <w:bCs/>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EC293A" w:rsidRPr="00492785" w:rsidRDefault="00EC293A" w:rsidP="00492785">
      <w:pPr>
        <w:spacing w:after="0" w:line="360" w:lineRule="auto"/>
        <w:jc w:val="both"/>
        <w:rPr>
          <w:rFonts w:ascii="Times New Roman" w:eastAsia="Times New Roman" w:hAnsi="Times New Roman" w:cs="Times New Roman"/>
          <w:b/>
          <w:bCs/>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92785">
        <w:rPr>
          <w:rFonts w:ascii="Times New Roman" w:eastAsia="Times New Roman" w:hAnsi="Times New Roman" w:cs="Times New Roman"/>
          <w:b/>
          <w:bCs/>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Structure of HDD:</w:t>
      </w:r>
    </w:p>
    <w:p w:rsidR="00EC293A" w:rsidRPr="00492785" w:rsidRDefault="00EC293A" w:rsidP="00492785">
      <w:pPr>
        <w:spacing w:after="0" w:line="360" w:lineRule="auto"/>
        <w:jc w:val="both"/>
        <w:rPr>
          <w:rFonts w:ascii="Times New Roman" w:eastAsia="Times New Roman" w:hAnsi="Times New Roman" w:cs="Times New Roman"/>
          <w:b/>
          <w:bCs/>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92785">
        <w:rPr>
          <w:rFonts w:ascii="Times New Roman" w:hAnsi="Times New Roman" w:cs="Times New Roman"/>
          <w:noProof/>
        </w:rPr>
        <w:lastRenderedPageBreak/>
        <w:drawing>
          <wp:inline distT="0" distB="0" distL="0" distR="0" wp14:anchorId="1036787B" wp14:editId="11625F2F">
            <wp:extent cx="3457575" cy="3867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57575" cy="3867150"/>
                    </a:xfrm>
                    <a:prstGeom prst="rect">
                      <a:avLst/>
                    </a:prstGeom>
                  </pic:spPr>
                </pic:pic>
              </a:graphicData>
            </a:graphic>
          </wp:inline>
        </w:drawing>
      </w:r>
    </w:p>
    <w:p w:rsidR="00D90F86" w:rsidRPr="00492785" w:rsidRDefault="00D90F86" w:rsidP="00492785">
      <w:pPr>
        <w:spacing w:after="0" w:line="360" w:lineRule="auto"/>
        <w:jc w:val="both"/>
        <w:rPr>
          <w:rFonts w:ascii="Times New Roman" w:eastAsia="Times New Roman" w:hAnsi="Times New Roman" w:cs="Times New Roman"/>
          <w:b/>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92785">
        <w:rPr>
          <w:rFonts w:ascii="Times New Roman" w:eastAsia="Times New Roman" w:hAnsi="Times New Roman" w:cs="Times New Roman"/>
          <w:b/>
          <w:bCs/>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How hard drive works?</w:t>
      </w:r>
    </w:p>
    <w:p w:rsidR="00D90F86" w:rsidRPr="00492785" w:rsidRDefault="00D90F86" w:rsidP="00492785">
      <w:pPr>
        <w:spacing w:after="0" w:line="360" w:lineRule="auto"/>
        <w:jc w:val="both"/>
        <w:rPr>
          <w:rFonts w:ascii="Times New Roman" w:eastAsia="Times New Roman" w:hAnsi="Times New Roman" w:cs="Times New Roman"/>
          <w:sz w:val="28"/>
          <w:szCs w:val="28"/>
        </w:rPr>
      </w:pPr>
      <w:r w:rsidRPr="00492785">
        <w:rPr>
          <w:rFonts w:ascii="Times New Roman" w:eastAsia="Times New Roman" w:hAnsi="Times New Roman" w:cs="Times New Roman"/>
          <w:sz w:val="28"/>
          <w:szCs w:val="28"/>
        </w:rPr>
        <w:t>A hard disk is a sealed unit containing a number of platters in a stack. Hard disks may be mounted in a horizontal or a vertical position. In this description, the hard drive is mounted horizontally.</w:t>
      </w:r>
    </w:p>
    <w:p w:rsidR="00D90F86" w:rsidRPr="00492785" w:rsidRDefault="00D90F86" w:rsidP="00492785">
      <w:pPr>
        <w:spacing w:after="0" w:line="360" w:lineRule="auto"/>
        <w:jc w:val="both"/>
        <w:rPr>
          <w:rFonts w:ascii="Times New Roman" w:eastAsia="Times New Roman" w:hAnsi="Times New Roman" w:cs="Times New Roman"/>
          <w:sz w:val="28"/>
          <w:szCs w:val="28"/>
        </w:rPr>
      </w:pPr>
      <w:r w:rsidRPr="00492785">
        <w:rPr>
          <w:rFonts w:ascii="Times New Roman" w:eastAsia="Times New Roman" w:hAnsi="Times New Roman" w:cs="Times New Roman"/>
          <w:sz w:val="28"/>
          <w:szCs w:val="28"/>
        </w:rPr>
        <w:t>Electromagnetic read/write heads are positioned above and below each platter. As the platters spin, the drive heads move in toward the center surface and out toward the edge. In this way, the drive heads can reach the entire surface of each platter.</w:t>
      </w:r>
    </w:p>
    <w:p w:rsidR="00921F70" w:rsidRPr="00492785" w:rsidRDefault="00921F70" w:rsidP="00492785">
      <w:pPr>
        <w:pStyle w:val="Heading3"/>
        <w:spacing w:before="0" w:line="360" w:lineRule="auto"/>
        <w:jc w:val="both"/>
        <w:rPr>
          <w:ins w:id="2" w:author="Unknown"/>
          <w:rFonts w:ascii="Times New Roman" w:hAnsi="Times New Roman" w:cs="Times New Roman"/>
          <w:color w:val="333333"/>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ins w:id="3" w:author="Unknown">
        <w:r w:rsidRPr="00492785">
          <w:rPr>
            <w:rFonts w:ascii="Times New Roman" w:hAnsi="Times New Roman" w:cs="Times New Roman"/>
            <w:color w:val="333333"/>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fldChar w:fldCharType="begin"/>
        </w:r>
        <w:r w:rsidRPr="00492785">
          <w:rPr>
            <w:rFonts w:ascii="Times New Roman" w:hAnsi="Times New Roman" w:cs="Times New Roman"/>
            <w:color w:val="333333"/>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instrText xml:space="preserve"> HYPERLINK "http://www.saypoint.net/2012/05/different-types-of-pc-hard-disk.html" </w:instrText>
        </w:r>
        <w:r w:rsidRPr="00492785">
          <w:rPr>
            <w:rFonts w:ascii="Times New Roman" w:hAnsi="Times New Roman" w:cs="Times New Roman"/>
            <w:color w:val="333333"/>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fldChar w:fldCharType="separate"/>
        </w:r>
        <w:r w:rsidRPr="00492785">
          <w:rPr>
            <w:rStyle w:val="Hyperlink"/>
            <w:rFonts w:ascii="Times New Roman" w:hAnsi="Times New Roman" w:cs="Times New Roman"/>
            <w:sz w:val="36"/>
            <w:szCs w:val="36"/>
            <w:u w:val="none"/>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Different Types Of PC Hard Disk Drives (HDD) </w:t>
        </w:r>
        <w:r w:rsidRPr="00492785">
          <w:rPr>
            <w:rFonts w:ascii="Times New Roman" w:hAnsi="Times New Roman" w:cs="Times New Roman"/>
            <w:color w:val="333333"/>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fldChar w:fldCharType="end"/>
        </w:r>
      </w:ins>
    </w:p>
    <w:p w:rsidR="00921F70" w:rsidRPr="00492785" w:rsidRDefault="00921F70" w:rsidP="00492785">
      <w:pPr>
        <w:spacing w:after="0" w:line="360" w:lineRule="auto"/>
        <w:jc w:val="both"/>
        <w:rPr>
          <w:ins w:id="4" w:author="Unknown"/>
          <w:rFonts w:ascii="Times New Roman" w:hAnsi="Times New Roman" w:cs="Times New Roman"/>
          <w:color w:val="333333"/>
        </w:rPr>
      </w:pPr>
      <w:r w:rsidRPr="00492785">
        <w:rPr>
          <w:rFonts w:ascii="Times New Roman" w:hAnsi="Times New Roman" w:cs="Times New Roman"/>
          <w:noProof/>
          <w:color w:val="336699"/>
        </w:rPr>
        <w:drawing>
          <wp:anchor distT="0" distB="0" distL="114300" distR="114300" simplePos="0" relativeHeight="251657728" behindDoc="0" locked="0" layoutInCell="1" allowOverlap="1" wp14:anchorId="1BC6DB1E" wp14:editId="36D0DEAC">
            <wp:simplePos x="0" y="0"/>
            <wp:positionH relativeFrom="column">
              <wp:posOffset>1438275</wp:posOffset>
            </wp:positionH>
            <wp:positionV relativeFrom="paragraph">
              <wp:posOffset>76200</wp:posOffset>
            </wp:positionV>
            <wp:extent cx="2851150" cy="2209800"/>
            <wp:effectExtent l="0" t="0" r="6350" b="0"/>
            <wp:wrapSquare wrapText="bothSides"/>
            <wp:docPr id="8" name="Picture 8" descr="http://2.bp.blogspot.com/-SDAvENb7q-w/T8WZIA6PMBI/AAAAAAAAB6o/6VTg4D8IOWc/s200/Hard-Disk-Drive-In-Market.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bp.blogspot.com/-SDAvENb7q-w/T8WZIA6PMBI/AAAAAAAAB6o/6VTg4D8IOWc/s200/Hard-Disk-Drive-In-Market.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1150" cy="2209800"/>
                    </a:xfrm>
                    <a:prstGeom prst="rect">
                      <a:avLst/>
                    </a:prstGeom>
                    <a:noFill/>
                    <a:ln w="9525">
                      <a:noFill/>
                      <a:miter lim="800000"/>
                      <a:headEnd/>
                      <a:tailEnd/>
                    </a:ln>
                  </pic:spPr>
                </pic:pic>
              </a:graphicData>
            </a:graphic>
          </wp:anchor>
        </w:drawing>
      </w:r>
      <w:r w:rsidR="00CE44F1" w:rsidRPr="00492785">
        <w:rPr>
          <w:rFonts w:ascii="Times New Roman" w:hAnsi="Times New Roman" w:cs="Times New Roman"/>
          <w:color w:val="333333"/>
        </w:rPr>
        <w:br w:type="textWrapping" w:clear="all"/>
      </w:r>
    </w:p>
    <w:p w:rsidR="00921F70" w:rsidRPr="00492785" w:rsidRDefault="00921F70" w:rsidP="00492785">
      <w:pPr>
        <w:spacing w:after="0" w:line="360" w:lineRule="auto"/>
        <w:jc w:val="both"/>
        <w:rPr>
          <w:ins w:id="5" w:author="Unknown"/>
          <w:rFonts w:ascii="Times New Roman" w:hAnsi="Times New Roman" w:cs="Times New Roman"/>
          <w:color w:val="333333"/>
          <w:sz w:val="28"/>
          <w:szCs w:val="28"/>
        </w:rPr>
      </w:pPr>
      <w:ins w:id="6" w:author="Unknown">
        <w:r w:rsidRPr="00492785">
          <w:rPr>
            <w:rFonts w:ascii="Times New Roman" w:hAnsi="Times New Roman" w:cs="Times New Roman"/>
            <w:b/>
            <w:bCs/>
            <w:color w:val="333333"/>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Hard Disk Drive:</w:t>
        </w:r>
        <w:r w:rsidRPr="00492785">
          <w:rPr>
            <w:rFonts w:ascii="Times New Roman" w:hAnsi="Times New Roman" w:cs="Times New Roman"/>
            <w:b/>
            <w:color w:val="333333"/>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ins>
      <w:r w:rsidR="00CE44F1" w:rsidRPr="00492785">
        <w:rPr>
          <w:rFonts w:ascii="Times New Roman" w:hAnsi="Times New Roman" w:cs="Times New Roman"/>
          <w:b/>
          <w:color w:val="333333"/>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ins w:id="7" w:author="Unknown">
        <w:r w:rsidRPr="00492785">
          <w:rPr>
            <w:rFonts w:ascii="Times New Roman" w:hAnsi="Times New Roman" w:cs="Times New Roman"/>
            <w:color w:val="333333"/>
            <w:sz w:val="28"/>
            <w:szCs w:val="28"/>
          </w:rPr>
          <w:t>Hard disk is an important part in pc which</w:t>
        </w:r>
      </w:ins>
      <w:r w:rsidR="00CE44F1" w:rsidRPr="00492785">
        <w:rPr>
          <w:rFonts w:ascii="Times New Roman" w:hAnsi="Times New Roman" w:cs="Times New Roman"/>
          <w:color w:val="333333"/>
          <w:sz w:val="28"/>
          <w:szCs w:val="28"/>
        </w:rPr>
        <w:t xml:space="preserve"> </w:t>
      </w:r>
      <w:ins w:id="8" w:author="Unknown">
        <w:r w:rsidRPr="00492785">
          <w:rPr>
            <w:rFonts w:ascii="Times New Roman" w:hAnsi="Times New Roman" w:cs="Times New Roman"/>
            <w:color w:val="333333"/>
            <w:sz w:val="28"/>
            <w:szCs w:val="28"/>
          </w:rPr>
          <w:t xml:space="preserve">stores </w:t>
        </w:r>
        <w:proofErr w:type="gramStart"/>
        <w:r w:rsidRPr="00492785">
          <w:rPr>
            <w:rFonts w:ascii="Times New Roman" w:hAnsi="Times New Roman" w:cs="Times New Roman"/>
            <w:color w:val="333333"/>
            <w:sz w:val="28"/>
            <w:szCs w:val="28"/>
          </w:rPr>
          <w:t>all</w:t>
        </w:r>
      </w:ins>
      <w:r w:rsidR="00CE44F1" w:rsidRPr="00492785">
        <w:rPr>
          <w:rFonts w:ascii="Times New Roman" w:hAnsi="Times New Roman" w:cs="Times New Roman"/>
          <w:color w:val="333333"/>
          <w:sz w:val="28"/>
          <w:szCs w:val="28"/>
        </w:rPr>
        <w:t xml:space="preserve"> </w:t>
      </w:r>
      <w:ins w:id="9" w:author="Unknown">
        <w:r w:rsidRPr="00492785">
          <w:rPr>
            <w:rFonts w:ascii="Times New Roman" w:hAnsi="Times New Roman" w:cs="Times New Roman"/>
            <w:color w:val="333333"/>
            <w:sz w:val="28"/>
            <w:szCs w:val="28"/>
          </w:rPr>
          <w:t xml:space="preserve"> software's</w:t>
        </w:r>
        <w:proofErr w:type="gramEnd"/>
        <w:r w:rsidRPr="00492785">
          <w:rPr>
            <w:rFonts w:ascii="Times New Roman" w:hAnsi="Times New Roman" w:cs="Times New Roman"/>
            <w:color w:val="333333"/>
            <w:sz w:val="28"/>
            <w:szCs w:val="28"/>
          </w:rPr>
          <w:t xml:space="preserve"> ( including OS and Application software), user data, files and folder.</w:t>
        </w:r>
      </w:ins>
      <w:r w:rsidR="00CE44F1" w:rsidRPr="00492785">
        <w:rPr>
          <w:rFonts w:ascii="Times New Roman" w:hAnsi="Times New Roman" w:cs="Times New Roman"/>
          <w:color w:val="333333"/>
          <w:sz w:val="28"/>
          <w:szCs w:val="28"/>
        </w:rPr>
        <w:t xml:space="preserve"> </w:t>
      </w:r>
      <w:ins w:id="10" w:author="Unknown">
        <w:r w:rsidRPr="00492785">
          <w:rPr>
            <w:rFonts w:ascii="Times New Roman" w:hAnsi="Times New Roman" w:cs="Times New Roman"/>
            <w:color w:val="333333"/>
            <w:sz w:val="28"/>
            <w:szCs w:val="28"/>
          </w:rPr>
          <w:t xml:space="preserve"> It is a permanent </w:t>
        </w:r>
        <w:proofErr w:type="gramStart"/>
        <w:r w:rsidRPr="00492785">
          <w:rPr>
            <w:rFonts w:ascii="Times New Roman" w:hAnsi="Times New Roman" w:cs="Times New Roman"/>
            <w:color w:val="333333"/>
            <w:sz w:val="28"/>
            <w:szCs w:val="28"/>
          </w:rPr>
          <w:t>memory</w:t>
        </w:r>
      </w:ins>
      <w:r w:rsidR="00CE44F1" w:rsidRPr="00492785">
        <w:rPr>
          <w:rFonts w:ascii="Times New Roman" w:hAnsi="Times New Roman" w:cs="Times New Roman"/>
          <w:color w:val="333333"/>
          <w:sz w:val="28"/>
          <w:szCs w:val="28"/>
        </w:rPr>
        <w:t xml:space="preserve"> </w:t>
      </w:r>
      <w:ins w:id="11" w:author="Unknown">
        <w:r w:rsidRPr="00492785">
          <w:rPr>
            <w:rFonts w:ascii="Times New Roman" w:hAnsi="Times New Roman" w:cs="Times New Roman"/>
            <w:color w:val="333333"/>
            <w:sz w:val="28"/>
            <w:szCs w:val="28"/>
          </w:rPr>
          <w:t xml:space="preserve"> storage</w:t>
        </w:r>
      </w:ins>
      <w:proofErr w:type="gramEnd"/>
      <w:r w:rsidR="00CE44F1" w:rsidRPr="00492785">
        <w:rPr>
          <w:rFonts w:ascii="Times New Roman" w:hAnsi="Times New Roman" w:cs="Times New Roman"/>
          <w:color w:val="333333"/>
          <w:sz w:val="28"/>
          <w:szCs w:val="28"/>
        </w:rPr>
        <w:t xml:space="preserve"> </w:t>
      </w:r>
      <w:ins w:id="12" w:author="Unknown">
        <w:r w:rsidRPr="00492785">
          <w:rPr>
            <w:rFonts w:ascii="Times New Roman" w:hAnsi="Times New Roman" w:cs="Times New Roman"/>
            <w:color w:val="333333"/>
            <w:sz w:val="28"/>
            <w:szCs w:val="28"/>
          </w:rPr>
          <w:t>type</w:t>
        </w:r>
      </w:ins>
      <w:r w:rsidR="00CE44F1" w:rsidRPr="00492785">
        <w:rPr>
          <w:rFonts w:ascii="Times New Roman" w:hAnsi="Times New Roman" w:cs="Times New Roman"/>
          <w:color w:val="333333"/>
          <w:sz w:val="28"/>
          <w:szCs w:val="28"/>
        </w:rPr>
        <w:t xml:space="preserve"> </w:t>
      </w:r>
      <w:ins w:id="13" w:author="Unknown">
        <w:r w:rsidRPr="00492785">
          <w:rPr>
            <w:rFonts w:ascii="Times New Roman" w:hAnsi="Times New Roman" w:cs="Times New Roman"/>
            <w:color w:val="333333"/>
            <w:sz w:val="28"/>
            <w:szCs w:val="28"/>
          </w:rPr>
          <w:t xml:space="preserve"> which can </w:t>
        </w:r>
      </w:ins>
      <w:r w:rsidR="00CE44F1" w:rsidRPr="00492785">
        <w:rPr>
          <w:rFonts w:ascii="Times New Roman" w:hAnsi="Times New Roman" w:cs="Times New Roman"/>
          <w:color w:val="333333"/>
          <w:sz w:val="28"/>
          <w:szCs w:val="28"/>
        </w:rPr>
        <w:t xml:space="preserve"> </w:t>
      </w:r>
      <w:ins w:id="14" w:author="Unknown">
        <w:r w:rsidRPr="00492785">
          <w:rPr>
            <w:rFonts w:ascii="Times New Roman" w:hAnsi="Times New Roman" w:cs="Times New Roman"/>
            <w:color w:val="333333"/>
            <w:sz w:val="28"/>
            <w:szCs w:val="28"/>
          </w:rPr>
          <w:t>retain</w:t>
        </w:r>
      </w:ins>
      <w:r w:rsidR="00CE44F1" w:rsidRPr="00492785">
        <w:rPr>
          <w:rFonts w:ascii="Times New Roman" w:hAnsi="Times New Roman" w:cs="Times New Roman"/>
          <w:color w:val="333333"/>
          <w:sz w:val="28"/>
          <w:szCs w:val="28"/>
        </w:rPr>
        <w:t xml:space="preserve"> </w:t>
      </w:r>
      <w:ins w:id="15" w:author="Unknown">
        <w:r w:rsidRPr="00492785">
          <w:rPr>
            <w:rFonts w:ascii="Times New Roman" w:hAnsi="Times New Roman" w:cs="Times New Roman"/>
            <w:color w:val="333333"/>
            <w:sz w:val="28"/>
            <w:szCs w:val="28"/>
          </w:rPr>
          <w:t>data</w:t>
        </w:r>
      </w:ins>
      <w:r w:rsidR="00CE44F1" w:rsidRPr="00492785">
        <w:rPr>
          <w:rFonts w:ascii="Times New Roman" w:hAnsi="Times New Roman" w:cs="Times New Roman"/>
          <w:color w:val="333333"/>
          <w:sz w:val="28"/>
          <w:szCs w:val="28"/>
        </w:rPr>
        <w:t xml:space="preserve"> </w:t>
      </w:r>
      <w:ins w:id="16" w:author="Unknown">
        <w:r w:rsidRPr="00492785">
          <w:rPr>
            <w:rFonts w:ascii="Times New Roman" w:hAnsi="Times New Roman" w:cs="Times New Roman"/>
            <w:color w:val="333333"/>
            <w:sz w:val="28"/>
            <w:szCs w:val="28"/>
          </w:rPr>
          <w:t xml:space="preserve"> after power interruption.</w:t>
        </w:r>
      </w:ins>
    </w:p>
    <w:p w:rsidR="00921F70" w:rsidRPr="00492785" w:rsidRDefault="00921F70" w:rsidP="00492785">
      <w:pPr>
        <w:spacing w:after="0" w:line="360" w:lineRule="auto"/>
        <w:jc w:val="both"/>
        <w:rPr>
          <w:ins w:id="17" w:author="Unknown"/>
          <w:rFonts w:ascii="Times New Roman" w:hAnsi="Times New Roman" w:cs="Times New Roman"/>
          <w:color w:val="333333"/>
          <w:sz w:val="28"/>
          <w:szCs w:val="28"/>
        </w:rPr>
      </w:pPr>
      <w:ins w:id="18" w:author="Unknown">
        <w:r w:rsidRPr="00492785">
          <w:rPr>
            <w:rFonts w:ascii="Times New Roman" w:hAnsi="Times New Roman" w:cs="Times New Roman"/>
            <w:color w:val="333333"/>
            <w:sz w:val="28"/>
            <w:szCs w:val="28"/>
          </w:rPr>
          <w:br/>
        </w:r>
        <w:r w:rsidRPr="00492785">
          <w:rPr>
            <w:rFonts w:ascii="Times New Roman" w:hAnsi="Times New Roman" w:cs="Times New Roman"/>
            <w:b/>
            <w:bCs/>
            <w:color w:val="333333"/>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Why it is called Hard Disk Drive</w:t>
        </w:r>
        <w:r w:rsidRPr="00492785">
          <w:rPr>
            <w:rFonts w:ascii="Times New Roman" w:hAnsi="Times New Roman" w:cs="Times New Roman"/>
            <w:b/>
            <w:bCs/>
            <w:color w:val="333333"/>
            <w:sz w:val="28"/>
            <w:szCs w:val="28"/>
          </w:rPr>
          <w:t>:</w:t>
        </w:r>
        <w:r w:rsidRPr="00492785">
          <w:rPr>
            <w:rFonts w:ascii="Times New Roman" w:hAnsi="Times New Roman" w:cs="Times New Roman"/>
            <w:color w:val="333333"/>
            <w:sz w:val="28"/>
            <w:szCs w:val="28"/>
          </w:rPr>
          <w:t>   </w:t>
        </w:r>
      </w:ins>
      <w:r w:rsidR="00FD32F4" w:rsidRPr="00492785">
        <w:rPr>
          <w:rFonts w:ascii="Times New Roman" w:hAnsi="Times New Roman" w:cs="Times New Roman"/>
          <w:color w:val="333333"/>
          <w:sz w:val="28"/>
          <w:szCs w:val="28"/>
        </w:rPr>
        <w:t xml:space="preserve"> </w:t>
      </w:r>
      <w:ins w:id="19" w:author="Unknown">
        <w:r w:rsidRPr="00492785">
          <w:rPr>
            <w:rFonts w:ascii="Times New Roman" w:hAnsi="Times New Roman" w:cs="Times New Roman"/>
            <w:color w:val="333333"/>
            <w:sz w:val="28"/>
            <w:szCs w:val="28"/>
          </w:rPr>
          <w:t xml:space="preserve"> It is made up of concentric metallic disk fitted at a Spindle, bunch of head each placed one after the other to read data from both the side of each disk. These metallic disks are coated with magnetic material to store data. Since these disks are made up of hard metallic substance so it called hard disk.</w:t>
        </w:r>
      </w:ins>
    </w:p>
    <w:p w:rsidR="00921F70" w:rsidRPr="00492785" w:rsidRDefault="00921F70" w:rsidP="00492785">
      <w:pPr>
        <w:spacing w:after="0" w:line="360" w:lineRule="auto"/>
        <w:jc w:val="both"/>
        <w:rPr>
          <w:ins w:id="20" w:author="Unknown"/>
          <w:rFonts w:ascii="Times New Roman" w:hAnsi="Times New Roman" w:cs="Times New Roman"/>
          <w:color w:val="333333"/>
        </w:rPr>
      </w:pPr>
      <w:r w:rsidRPr="00492785">
        <w:rPr>
          <w:rFonts w:ascii="Times New Roman" w:hAnsi="Times New Roman" w:cs="Times New Roman"/>
          <w:noProof/>
          <w:color w:val="336699"/>
        </w:rPr>
        <w:drawing>
          <wp:inline distT="0" distB="0" distL="0" distR="0" wp14:anchorId="0FB41FBC" wp14:editId="0C321D15">
            <wp:extent cx="3810000" cy="2209800"/>
            <wp:effectExtent l="19050" t="0" r="0" b="0"/>
            <wp:docPr id="9" name="Picture 9" descr="http://4.bp.blogspot.com/-q_HOaLfl9ho/T8WZWwLrdII/AAAAAAAAB6w/_93nTnXunuY/s400/Construction-of-HDD.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4.bp.blogspot.com/-q_HOaLfl9ho/T8WZWwLrdII/AAAAAAAAB6w/_93nTnXunuY/s400/Construction-of-HDD.jpg">
                      <a:hlinkClick r:id="rId14"/>
                    </pic:cNvPr>
                    <pic:cNvPicPr>
                      <a:picLocks noChangeAspect="1" noChangeArrowheads="1"/>
                    </pic:cNvPicPr>
                  </pic:nvPicPr>
                  <pic:blipFill>
                    <a:blip r:embed="rId15"/>
                    <a:srcRect/>
                    <a:stretch>
                      <a:fillRect/>
                    </a:stretch>
                  </pic:blipFill>
                  <pic:spPr bwMode="auto">
                    <a:xfrm>
                      <a:off x="0" y="0"/>
                      <a:ext cx="3810000" cy="2209800"/>
                    </a:xfrm>
                    <a:prstGeom prst="rect">
                      <a:avLst/>
                    </a:prstGeom>
                    <a:noFill/>
                    <a:ln w="9525">
                      <a:noFill/>
                      <a:miter lim="800000"/>
                      <a:headEnd/>
                      <a:tailEnd/>
                    </a:ln>
                  </pic:spPr>
                </pic:pic>
              </a:graphicData>
            </a:graphic>
          </wp:inline>
        </w:drawing>
      </w:r>
    </w:p>
    <w:p w:rsidR="00B725C7" w:rsidRPr="00492785" w:rsidRDefault="00921F70" w:rsidP="00492785">
      <w:pPr>
        <w:spacing w:after="0" w:line="360" w:lineRule="auto"/>
        <w:jc w:val="both"/>
        <w:rPr>
          <w:rFonts w:ascii="Times New Roman" w:hAnsi="Times New Roman" w:cs="Times New Roman"/>
          <w:color w:val="333333"/>
          <w:sz w:val="28"/>
          <w:szCs w:val="28"/>
        </w:rPr>
      </w:pPr>
      <w:ins w:id="21" w:author="Unknown">
        <w:r w:rsidRPr="00492785">
          <w:rPr>
            <w:rFonts w:ascii="Times New Roman" w:hAnsi="Times New Roman" w:cs="Times New Roman"/>
            <w:color w:val="333333"/>
          </w:rPr>
          <w:br/>
        </w:r>
        <w:r w:rsidRPr="00492785">
          <w:rPr>
            <w:rFonts w:ascii="Times New Roman" w:hAnsi="Times New Roman" w:cs="Times New Roman"/>
            <w:b/>
            <w:bCs/>
            <w:color w:val="333333"/>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Different type of HDD</w:t>
        </w:r>
        <w:r w:rsidRPr="00492785">
          <w:rPr>
            <w:rFonts w:ascii="Times New Roman" w:hAnsi="Times New Roman" w:cs="Times New Roman"/>
            <w:b/>
            <w:bCs/>
            <w:color w:val="333333"/>
            <w:sz w:val="28"/>
            <w:szCs w:val="28"/>
            <w:u w:val="single"/>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w:t>
        </w:r>
        <w:r w:rsidRPr="00492785">
          <w:rPr>
            <w:rFonts w:ascii="Times New Roman" w:hAnsi="Times New Roman" w:cs="Times New Roman"/>
            <w:b/>
            <w:color w:val="333333"/>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Mainly five types of HDD available in market.</w:t>
        </w:r>
        <w:r w:rsidRPr="00492785">
          <w:rPr>
            <w:rFonts w:ascii="Times New Roman" w:hAnsi="Times New Roman" w:cs="Times New Roman"/>
            <w:color w:val="333333"/>
            <w:sz w:val="28"/>
            <w:szCs w:val="28"/>
          </w:rPr>
          <w:br/>
          <w:t xml:space="preserve">1.    </w:t>
        </w:r>
        <w:proofErr w:type="gramStart"/>
        <w:r w:rsidRPr="00492785">
          <w:rPr>
            <w:rFonts w:ascii="Times New Roman" w:hAnsi="Times New Roman" w:cs="Times New Roman"/>
            <w:color w:val="333333"/>
            <w:sz w:val="28"/>
            <w:szCs w:val="28"/>
          </w:rPr>
          <w:t>IDE :</w:t>
        </w:r>
        <w:proofErr w:type="gramEnd"/>
        <w:r w:rsidRPr="00492785">
          <w:rPr>
            <w:rFonts w:ascii="Times New Roman" w:hAnsi="Times New Roman" w:cs="Times New Roman"/>
            <w:color w:val="333333"/>
            <w:sz w:val="28"/>
            <w:szCs w:val="28"/>
          </w:rPr>
          <w:t xml:space="preserve"> Integrated Drive Electronics. IDE drives are also known as PATA drives( Parallel advance technology attachment )</w:t>
        </w:r>
        <w:r w:rsidRPr="00492785">
          <w:rPr>
            <w:rFonts w:ascii="Times New Roman" w:hAnsi="Times New Roman" w:cs="Times New Roman"/>
            <w:color w:val="333333"/>
            <w:sz w:val="28"/>
            <w:szCs w:val="28"/>
          </w:rPr>
          <w:br/>
          <w:t xml:space="preserve">2.    SATA : Serial advance technology attachment </w:t>
        </w:r>
        <w:r w:rsidRPr="00492785">
          <w:rPr>
            <w:rFonts w:ascii="Times New Roman" w:hAnsi="Times New Roman" w:cs="Times New Roman"/>
            <w:color w:val="333333"/>
            <w:sz w:val="28"/>
            <w:szCs w:val="28"/>
          </w:rPr>
          <w:br/>
          <w:t xml:space="preserve">3.    </w:t>
        </w:r>
        <w:proofErr w:type="gramStart"/>
        <w:r w:rsidRPr="00492785">
          <w:rPr>
            <w:rFonts w:ascii="Times New Roman" w:hAnsi="Times New Roman" w:cs="Times New Roman"/>
            <w:color w:val="333333"/>
            <w:sz w:val="28"/>
            <w:szCs w:val="28"/>
          </w:rPr>
          <w:t>SCSI :</w:t>
        </w:r>
        <w:proofErr w:type="gramEnd"/>
        <w:r w:rsidRPr="00492785">
          <w:rPr>
            <w:rFonts w:ascii="Times New Roman" w:hAnsi="Times New Roman" w:cs="Times New Roman"/>
            <w:color w:val="333333"/>
            <w:sz w:val="28"/>
            <w:szCs w:val="28"/>
          </w:rPr>
          <w:t xml:space="preserve"> Small Computer System Interface. SCSI is pronounced as scuzzy.</w:t>
        </w:r>
        <w:r w:rsidRPr="00492785">
          <w:rPr>
            <w:rFonts w:ascii="Times New Roman" w:hAnsi="Times New Roman" w:cs="Times New Roman"/>
            <w:color w:val="333333"/>
            <w:sz w:val="28"/>
            <w:szCs w:val="28"/>
          </w:rPr>
          <w:br/>
          <w:t>4.    SAS : Serial Attached SCSI</w:t>
        </w:r>
        <w:r w:rsidRPr="00492785">
          <w:rPr>
            <w:rFonts w:ascii="Times New Roman" w:hAnsi="Times New Roman" w:cs="Times New Roman"/>
            <w:color w:val="333333"/>
            <w:sz w:val="28"/>
            <w:szCs w:val="28"/>
          </w:rPr>
          <w:br/>
          <w:t>5.    External removable Hard Disk Drive</w:t>
        </w:r>
      </w:ins>
    </w:p>
    <w:p w:rsidR="00921F70" w:rsidRPr="00492785" w:rsidRDefault="00B725C7" w:rsidP="00492785">
      <w:pPr>
        <w:spacing w:after="0" w:line="360" w:lineRule="auto"/>
        <w:jc w:val="both"/>
        <w:rPr>
          <w:ins w:id="22" w:author="Unknown"/>
          <w:rFonts w:ascii="Times New Roman" w:hAnsi="Times New Roman" w:cs="Times New Roman"/>
          <w:color w:val="333333"/>
          <w:sz w:val="28"/>
          <w:szCs w:val="28"/>
        </w:rPr>
      </w:pPr>
      <w:r w:rsidRPr="00492785">
        <w:rPr>
          <w:rFonts w:ascii="Times New Roman" w:hAnsi="Times New Roman" w:cs="Times New Roman"/>
          <w:noProof/>
        </w:rPr>
        <w:lastRenderedPageBreak/>
        <w:drawing>
          <wp:inline distT="0" distB="0" distL="0" distR="0" wp14:anchorId="0D1C2AD5" wp14:editId="0CA3D2C6">
            <wp:extent cx="5334000" cy="400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34000" cy="4000500"/>
                    </a:xfrm>
                    <a:prstGeom prst="rect">
                      <a:avLst/>
                    </a:prstGeom>
                  </pic:spPr>
                </pic:pic>
              </a:graphicData>
            </a:graphic>
          </wp:inline>
        </w:drawing>
      </w:r>
      <w:ins w:id="23" w:author="Unknown">
        <w:r w:rsidR="00921F70" w:rsidRPr="00492785">
          <w:rPr>
            <w:rFonts w:ascii="Times New Roman" w:hAnsi="Times New Roman" w:cs="Times New Roman"/>
            <w:color w:val="333333"/>
            <w:sz w:val="28"/>
            <w:szCs w:val="28"/>
          </w:rPr>
          <w:t xml:space="preserve"> </w:t>
        </w:r>
        <w:r w:rsidR="00921F70" w:rsidRPr="00492785">
          <w:rPr>
            <w:rFonts w:ascii="Times New Roman" w:hAnsi="Times New Roman" w:cs="Times New Roman"/>
            <w:color w:val="333333"/>
            <w:sz w:val="28"/>
            <w:szCs w:val="28"/>
          </w:rPr>
          <w:br/>
        </w:r>
        <w:r w:rsidR="00921F70" w:rsidRPr="00492785">
          <w:rPr>
            <w:rFonts w:ascii="Times New Roman" w:hAnsi="Times New Roman" w:cs="Times New Roman"/>
            <w:color w:val="333333"/>
            <w:sz w:val="28"/>
            <w:szCs w:val="28"/>
          </w:rPr>
          <w:br/>
        </w:r>
        <w:r w:rsidR="00921F70" w:rsidRPr="00492785">
          <w:rPr>
            <w:rFonts w:ascii="Times New Roman" w:hAnsi="Times New Roman" w:cs="Times New Roman"/>
            <w:b/>
            <w:bCs/>
            <w:color w:val="333333"/>
            <w:sz w:val="28"/>
            <w:szCs w:val="28"/>
            <w:u w:val="single"/>
          </w:rPr>
          <w:t>IDE / PATA (Integrated Drive Electronics Drive / Parallel Advance Technology Attachment Drive)</w:t>
        </w:r>
        <w:r w:rsidR="00921F70" w:rsidRPr="00492785">
          <w:rPr>
            <w:rFonts w:ascii="Times New Roman" w:hAnsi="Times New Roman" w:cs="Times New Roman"/>
            <w:color w:val="333333"/>
            <w:sz w:val="28"/>
            <w:szCs w:val="28"/>
          </w:rPr>
          <w:br/>
          <w:t>•    IDE/PATA Drives have usually 40 pins.</w:t>
        </w:r>
        <w:r w:rsidR="00921F70" w:rsidRPr="00492785">
          <w:rPr>
            <w:rFonts w:ascii="Times New Roman" w:hAnsi="Times New Roman" w:cs="Times New Roman"/>
            <w:color w:val="333333"/>
            <w:sz w:val="28"/>
            <w:szCs w:val="28"/>
          </w:rPr>
          <w:br/>
          <w:t>•    IDE/PATA Drives offer 133 MB/sec transfer rate.</w:t>
        </w:r>
        <w:r w:rsidR="00921F70" w:rsidRPr="00492785">
          <w:rPr>
            <w:rFonts w:ascii="Times New Roman" w:hAnsi="Times New Roman" w:cs="Times New Roman"/>
            <w:color w:val="333333"/>
            <w:sz w:val="28"/>
            <w:szCs w:val="28"/>
          </w:rPr>
          <w:br/>
          <w:t xml:space="preserve">•    It sends 8 bit data at a time. </w:t>
        </w:r>
        <w:r w:rsidR="00921F70" w:rsidRPr="00492785">
          <w:rPr>
            <w:rFonts w:ascii="Times New Roman" w:hAnsi="Times New Roman" w:cs="Times New Roman"/>
            <w:color w:val="333333"/>
            <w:sz w:val="28"/>
            <w:szCs w:val="28"/>
          </w:rPr>
          <w:br/>
          <w:t xml:space="preserve">•    PATA Cables are used to connect PATA HDD. Two drives can be connected in a single </w:t>
        </w:r>
        <w:proofErr w:type="spellStart"/>
        <w:r w:rsidR="00921F70" w:rsidRPr="00492785">
          <w:rPr>
            <w:rFonts w:ascii="Times New Roman" w:hAnsi="Times New Roman" w:cs="Times New Roman"/>
            <w:color w:val="333333"/>
            <w:sz w:val="28"/>
            <w:szCs w:val="28"/>
          </w:rPr>
          <w:t>pata</w:t>
        </w:r>
        <w:proofErr w:type="spellEnd"/>
        <w:r w:rsidR="00921F70" w:rsidRPr="00492785">
          <w:rPr>
            <w:rFonts w:ascii="Times New Roman" w:hAnsi="Times New Roman" w:cs="Times New Roman"/>
            <w:color w:val="333333"/>
            <w:sz w:val="28"/>
            <w:szCs w:val="28"/>
          </w:rPr>
          <w:t xml:space="preserve"> cable. One as master and other as slave. The configuration of master and slave is done by different combination of jumpers in the </w:t>
        </w:r>
        <w:proofErr w:type="spellStart"/>
        <w:r w:rsidR="00921F70" w:rsidRPr="00492785">
          <w:rPr>
            <w:rFonts w:ascii="Times New Roman" w:hAnsi="Times New Roman" w:cs="Times New Roman"/>
            <w:color w:val="333333"/>
            <w:sz w:val="28"/>
            <w:szCs w:val="28"/>
          </w:rPr>
          <w:t>hdd</w:t>
        </w:r>
        <w:proofErr w:type="spellEnd"/>
        <w:r w:rsidR="00921F70" w:rsidRPr="00492785">
          <w:rPr>
            <w:rFonts w:ascii="Times New Roman" w:hAnsi="Times New Roman" w:cs="Times New Roman"/>
            <w:color w:val="333333"/>
            <w:sz w:val="28"/>
            <w:szCs w:val="28"/>
          </w:rPr>
          <w:t>.</w:t>
        </w:r>
      </w:ins>
    </w:p>
    <w:p w:rsidR="00921F70" w:rsidRPr="00492785" w:rsidRDefault="00921F70" w:rsidP="00492785">
      <w:pPr>
        <w:spacing w:after="0" w:line="360" w:lineRule="auto"/>
        <w:jc w:val="both"/>
        <w:rPr>
          <w:ins w:id="24" w:author="Unknown"/>
          <w:rFonts w:ascii="Times New Roman" w:hAnsi="Times New Roman" w:cs="Times New Roman"/>
          <w:color w:val="333333"/>
        </w:rPr>
      </w:pPr>
      <w:r w:rsidRPr="00492785">
        <w:rPr>
          <w:rFonts w:ascii="Times New Roman" w:hAnsi="Times New Roman" w:cs="Times New Roman"/>
          <w:noProof/>
          <w:color w:val="336699"/>
        </w:rPr>
        <w:lastRenderedPageBreak/>
        <w:drawing>
          <wp:inline distT="0" distB="0" distL="0" distR="0">
            <wp:extent cx="3810000" cy="1952625"/>
            <wp:effectExtent l="19050" t="0" r="0" b="0"/>
            <wp:docPr id="10" name="Picture 10" descr="http://4.bp.blogspot.com/-aPmCZ5ITZZc/T8WaVTr2IhI/AAAAAAAAB64/NqnBx51hLOM/s400/IDE-PATA-HDD.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4.bp.blogspot.com/-aPmCZ5ITZZc/T8WaVTr2IhI/AAAAAAAAB64/NqnBx51hLOM/s400/IDE-PATA-HDD.jpg">
                      <a:hlinkClick r:id="rId17"/>
                    </pic:cNvPr>
                    <pic:cNvPicPr>
                      <a:picLocks noChangeAspect="1" noChangeArrowheads="1"/>
                    </pic:cNvPicPr>
                  </pic:nvPicPr>
                  <pic:blipFill>
                    <a:blip r:embed="rId18"/>
                    <a:srcRect/>
                    <a:stretch>
                      <a:fillRect/>
                    </a:stretch>
                  </pic:blipFill>
                  <pic:spPr bwMode="auto">
                    <a:xfrm>
                      <a:off x="0" y="0"/>
                      <a:ext cx="3810000" cy="1952625"/>
                    </a:xfrm>
                    <a:prstGeom prst="rect">
                      <a:avLst/>
                    </a:prstGeom>
                    <a:noFill/>
                    <a:ln w="9525">
                      <a:noFill/>
                      <a:miter lim="800000"/>
                      <a:headEnd/>
                      <a:tailEnd/>
                    </a:ln>
                  </pic:spPr>
                </pic:pic>
              </a:graphicData>
            </a:graphic>
          </wp:inline>
        </w:drawing>
      </w:r>
    </w:p>
    <w:p w:rsidR="00921F70" w:rsidRPr="00492785" w:rsidRDefault="00921F70" w:rsidP="00492785">
      <w:pPr>
        <w:spacing w:after="0" w:line="360" w:lineRule="auto"/>
        <w:jc w:val="both"/>
        <w:rPr>
          <w:ins w:id="25" w:author="Unknown"/>
          <w:rFonts w:ascii="Times New Roman" w:hAnsi="Times New Roman" w:cs="Times New Roman"/>
          <w:color w:val="333333"/>
          <w:sz w:val="28"/>
          <w:szCs w:val="28"/>
        </w:rPr>
      </w:pPr>
      <w:ins w:id="26" w:author="Unknown">
        <w:r w:rsidRPr="00492785">
          <w:rPr>
            <w:rFonts w:ascii="Times New Roman" w:hAnsi="Times New Roman" w:cs="Times New Roman"/>
            <w:color w:val="333333"/>
          </w:rPr>
          <w:br/>
        </w:r>
        <w:r w:rsidRPr="00492785">
          <w:rPr>
            <w:rFonts w:ascii="Times New Roman" w:hAnsi="Times New Roman" w:cs="Times New Roman"/>
            <w:b/>
            <w:bCs/>
            <w:color w:val="333333"/>
            <w:sz w:val="28"/>
            <w:szCs w:val="28"/>
            <w:u w:val="single"/>
          </w:rPr>
          <w:t>SATA (Serial Advance Technology Attachment Drive)</w:t>
        </w:r>
        <w:r w:rsidRPr="00492785">
          <w:rPr>
            <w:rFonts w:ascii="Times New Roman" w:hAnsi="Times New Roman" w:cs="Times New Roman"/>
            <w:color w:val="333333"/>
            <w:sz w:val="28"/>
            <w:szCs w:val="28"/>
          </w:rPr>
          <w:br/>
          <w:t xml:space="preserve">•    SATA Drives have usually 7 pins, 4 pins in pair of two for sending and receiving data and rest 3 pins are grounded. </w:t>
        </w:r>
        <w:r w:rsidRPr="00492785">
          <w:rPr>
            <w:rFonts w:ascii="Times New Roman" w:hAnsi="Times New Roman" w:cs="Times New Roman"/>
            <w:color w:val="333333"/>
            <w:sz w:val="28"/>
            <w:szCs w:val="28"/>
          </w:rPr>
          <w:br/>
          <w:t>•    SATA Drives offers generally 300MB/sec transfer rate.</w:t>
        </w:r>
        <w:r w:rsidRPr="00492785">
          <w:rPr>
            <w:rFonts w:ascii="Times New Roman" w:hAnsi="Times New Roman" w:cs="Times New Roman"/>
            <w:color w:val="333333"/>
            <w:sz w:val="28"/>
            <w:szCs w:val="28"/>
          </w:rPr>
          <w:br/>
          <w:t>•    It sends data bit by bit.</w:t>
        </w:r>
        <w:r w:rsidRPr="00492785">
          <w:rPr>
            <w:rFonts w:ascii="Times New Roman" w:hAnsi="Times New Roman" w:cs="Times New Roman"/>
            <w:color w:val="333333"/>
            <w:sz w:val="28"/>
            <w:szCs w:val="28"/>
          </w:rPr>
          <w:br/>
          <w:t xml:space="preserve">•    SATA Cables are used to connect SATA HDD. Only one drive can be connected in a single </w:t>
        </w:r>
        <w:proofErr w:type="spellStart"/>
        <w:r w:rsidRPr="00492785">
          <w:rPr>
            <w:rFonts w:ascii="Times New Roman" w:hAnsi="Times New Roman" w:cs="Times New Roman"/>
            <w:color w:val="333333"/>
            <w:sz w:val="28"/>
            <w:szCs w:val="28"/>
          </w:rPr>
          <w:t>sata</w:t>
        </w:r>
        <w:proofErr w:type="spellEnd"/>
        <w:r w:rsidRPr="00492785">
          <w:rPr>
            <w:rFonts w:ascii="Times New Roman" w:hAnsi="Times New Roman" w:cs="Times New Roman"/>
            <w:color w:val="333333"/>
            <w:sz w:val="28"/>
            <w:szCs w:val="28"/>
          </w:rPr>
          <w:t xml:space="preserve"> cable.</w:t>
        </w:r>
      </w:ins>
    </w:p>
    <w:p w:rsidR="00921F70" w:rsidRPr="00492785" w:rsidRDefault="00921F70" w:rsidP="00492785">
      <w:pPr>
        <w:spacing w:after="0" w:line="360" w:lineRule="auto"/>
        <w:jc w:val="both"/>
        <w:rPr>
          <w:ins w:id="27" w:author="Unknown"/>
          <w:rFonts w:ascii="Times New Roman" w:hAnsi="Times New Roman" w:cs="Times New Roman"/>
          <w:color w:val="333333"/>
        </w:rPr>
      </w:pPr>
      <w:r w:rsidRPr="00492785">
        <w:rPr>
          <w:rFonts w:ascii="Times New Roman" w:hAnsi="Times New Roman" w:cs="Times New Roman"/>
          <w:noProof/>
          <w:color w:val="336699"/>
        </w:rPr>
        <w:drawing>
          <wp:inline distT="0" distB="0" distL="0" distR="0">
            <wp:extent cx="3810000" cy="1924050"/>
            <wp:effectExtent l="19050" t="0" r="0" b="0"/>
            <wp:docPr id="11" name="Picture 11" descr="http://1.bp.blogspot.com/-h-wkpuAlnPg/T8WbZzwToxI/AAAAAAAAB7A/FwBXLO780QE/s400/SATA-HDD.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bp.blogspot.com/-h-wkpuAlnPg/T8WbZzwToxI/AAAAAAAAB7A/FwBXLO780QE/s400/SATA-HDD.jpg">
                      <a:hlinkClick r:id="rId19"/>
                    </pic:cNvPr>
                    <pic:cNvPicPr>
                      <a:picLocks noChangeAspect="1" noChangeArrowheads="1"/>
                    </pic:cNvPicPr>
                  </pic:nvPicPr>
                  <pic:blipFill>
                    <a:blip r:embed="rId20"/>
                    <a:srcRect/>
                    <a:stretch>
                      <a:fillRect/>
                    </a:stretch>
                  </pic:blipFill>
                  <pic:spPr bwMode="auto">
                    <a:xfrm>
                      <a:off x="0" y="0"/>
                      <a:ext cx="3810000" cy="1924050"/>
                    </a:xfrm>
                    <a:prstGeom prst="rect">
                      <a:avLst/>
                    </a:prstGeom>
                    <a:noFill/>
                    <a:ln w="9525">
                      <a:noFill/>
                      <a:miter lim="800000"/>
                      <a:headEnd/>
                      <a:tailEnd/>
                    </a:ln>
                  </pic:spPr>
                </pic:pic>
              </a:graphicData>
            </a:graphic>
          </wp:inline>
        </w:drawing>
      </w:r>
    </w:p>
    <w:p w:rsidR="00921F70" w:rsidRPr="00492785" w:rsidRDefault="00921F70" w:rsidP="00492785">
      <w:pPr>
        <w:spacing w:after="0" w:line="360" w:lineRule="auto"/>
        <w:jc w:val="both"/>
        <w:rPr>
          <w:ins w:id="28" w:author="Unknown"/>
          <w:rFonts w:ascii="Times New Roman" w:hAnsi="Times New Roman" w:cs="Times New Roman"/>
          <w:color w:val="333333"/>
          <w:sz w:val="28"/>
          <w:szCs w:val="28"/>
        </w:rPr>
      </w:pPr>
      <w:ins w:id="29" w:author="Unknown">
        <w:r w:rsidRPr="00492785">
          <w:rPr>
            <w:rFonts w:ascii="Times New Roman" w:hAnsi="Times New Roman" w:cs="Times New Roman"/>
            <w:b/>
            <w:bCs/>
            <w:color w:val="333333"/>
            <w:sz w:val="28"/>
            <w:szCs w:val="28"/>
            <w:u w:val="single"/>
          </w:rPr>
          <w:t>SCSI (Small Computer System Interface Drive)</w:t>
        </w:r>
        <w:r w:rsidRPr="00492785">
          <w:rPr>
            <w:rFonts w:ascii="Times New Roman" w:hAnsi="Times New Roman" w:cs="Times New Roman"/>
            <w:color w:val="333333"/>
            <w:sz w:val="28"/>
            <w:szCs w:val="28"/>
          </w:rPr>
          <w:br/>
          <w:t>•    SCSI Drives have usually 50 to 68 pins.</w:t>
        </w:r>
        <w:r w:rsidRPr="00492785">
          <w:rPr>
            <w:rFonts w:ascii="Times New Roman" w:hAnsi="Times New Roman" w:cs="Times New Roman"/>
            <w:color w:val="333333"/>
            <w:sz w:val="28"/>
            <w:szCs w:val="28"/>
          </w:rPr>
          <w:br/>
          <w:t>•    SCSI Drive offers generally 640MB/sec transfer rate.</w:t>
        </w:r>
        <w:r w:rsidRPr="00492785">
          <w:rPr>
            <w:rFonts w:ascii="Times New Roman" w:hAnsi="Times New Roman" w:cs="Times New Roman"/>
            <w:color w:val="333333"/>
            <w:sz w:val="28"/>
            <w:szCs w:val="28"/>
          </w:rPr>
          <w:br/>
          <w:t xml:space="preserve">•    This drives are hot swappable (means it can be attached or detached from system in running condition)  </w:t>
        </w:r>
        <w:r w:rsidRPr="00492785">
          <w:rPr>
            <w:rFonts w:ascii="Times New Roman" w:hAnsi="Times New Roman" w:cs="Times New Roman"/>
            <w:color w:val="333333"/>
            <w:sz w:val="28"/>
            <w:szCs w:val="28"/>
          </w:rPr>
          <w:br/>
          <w:t xml:space="preserve">•    SCSI cables are used to connect SCSI HDD. Maximum of 16 drives can be connected in a single </w:t>
        </w:r>
        <w:proofErr w:type="spellStart"/>
        <w:r w:rsidRPr="00492785">
          <w:rPr>
            <w:rFonts w:ascii="Times New Roman" w:hAnsi="Times New Roman" w:cs="Times New Roman"/>
            <w:color w:val="333333"/>
            <w:sz w:val="28"/>
            <w:szCs w:val="28"/>
          </w:rPr>
          <w:t>scsi</w:t>
        </w:r>
        <w:proofErr w:type="spellEnd"/>
        <w:r w:rsidRPr="00492785">
          <w:rPr>
            <w:rFonts w:ascii="Times New Roman" w:hAnsi="Times New Roman" w:cs="Times New Roman"/>
            <w:color w:val="333333"/>
            <w:sz w:val="28"/>
            <w:szCs w:val="28"/>
          </w:rPr>
          <w:t xml:space="preserve"> cable. Each </w:t>
        </w:r>
        <w:proofErr w:type="spellStart"/>
        <w:r w:rsidRPr="00492785">
          <w:rPr>
            <w:rFonts w:ascii="Times New Roman" w:hAnsi="Times New Roman" w:cs="Times New Roman"/>
            <w:color w:val="333333"/>
            <w:sz w:val="28"/>
            <w:szCs w:val="28"/>
          </w:rPr>
          <w:t>hdd</w:t>
        </w:r>
        <w:proofErr w:type="spellEnd"/>
        <w:r w:rsidRPr="00492785">
          <w:rPr>
            <w:rFonts w:ascii="Times New Roman" w:hAnsi="Times New Roman" w:cs="Times New Roman"/>
            <w:color w:val="333333"/>
            <w:sz w:val="28"/>
            <w:szCs w:val="28"/>
          </w:rPr>
          <w:t xml:space="preserve"> have </w:t>
        </w:r>
        <w:proofErr w:type="gramStart"/>
        <w:r w:rsidRPr="00492785">
          <w:rPr>
            <w:rFonts w:ascii="Times New Roman" w:hAnsi="Times New Roman" w:cs="Times New Roman"/>
            <w:color w:val="333333"/>
            <w:sz w:val="28"/>
            <w:szCs w:val="28"/>
          </w:rPr>
          <w:t>a</w:t>
        </w:r>
        <w:proofErr w:type="gramEnd"/>
        <w:r w:rsidRPr="00492785">
          <w:rPr>
            <w:rFonts w:ascii="Times New Roman" w:hAnsi="Times New Roman" w:cs="Times New Roman"/>
            <w:color w:val="333333"/>
            <w:sz w:val="28"/>
            <w:szCs w:val="28"/>
          </w:rPr>
          <w:t xml:space="preserve"> 8 bytes hexadecimal code known as WWN (</w:t>
        </w:r>
        <w:proofErr w:type="spellStart"/>
        <w:r w:rsidRPr="00492785">
          <w:rPr>
            <w:rFonts w:ascii="Times New Roman" w:hAnsi="Times New Roman" w:cs="Times New Roman"/>
            <w:color w:val="333333"/>
            <w:sz w:val="28"/>
            <w:szCs w:val="28"/>
          </w:rPr>
          <w:t>world wide</w:t>
        </w:r>
        <w:proofErr w:type="spellEnd"/>
        <w:r w:rsidRPr="00492785">
          <w:rPr>
            <w:rFonts w:ascii="Times New Roman" w:hAnsi="Times New Roman" w:cs="Times New Roman"/>
            <w:color w:val="333333"/>
            <w:sz w:val="28"/>
            <w:szCs w:val="28"/>
          </w:rPr>
          <w:t xml:space="preserve"> name) for its identification in the cable.</w:t>
        </w:r>
      </w:ins>
    </w:p>
    <w:p w:rsidR="00921F70" w:rsidRPr="00492785" w:rsidRDefault="00921F70" w:rsidP="00492785">
      <w:pPr>
        <w:spacing w:after="0" w:line="360" w:lineRule="auto"/>
        <w:jc w:val="both"/>
        <w:rPr>
          <w:ins w:id="30" w:author="Unknown"/>
          <w:rFonts w:ascii="Times New Roman" w:hAnsi="Times New Roman" w:cs="Times New Roman"/>
          <w:color w:val="333333"/>
        </w:rPr>
      </w:pPr>
      <w:r w:rsidRPr="00492785">
        <w:rPr>
          <w:rFonts w:ascii="Times New Roman" w:hAnsi="Times New Roman" w:cs="Times New Roman"/>
          <w:noProof/>
          <w:color w:val="336699"/>
        </w:rPr>
        <w:lastRenderedPageBreak/>
        <w:drawing>
          <wp:inline distT="0" distB="0" distL="0" distR="0">
            <wp:extent cx="3810000" cy="1809750"/>
            <wp:effectExtent l="19050" t="0" r="0" b="0"/>
            <wp:docPr id="12" name="Picture 12" descr="http://4.bp.blogspot.com/-MYiGOKvIqSg/T8WblRpT5EI/AAAAAAAAB7I/IDLxdC3vB3A/s400/SCSI-HDD.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4.bp.blogspot.com/-MYiGOKvIqSg/T8WblRpT5EI/AAAAAAAAB7I/IDLxdC3vB3A/s400/SCSI-HDD.jpg">
                      <a:hlinkClick r:id="rId21"/>
                    </pic:cNvPr>
                    <pic:cNvPicPr>
                      <a:picLocks noChangeAspect="1" noChangeArrowheads="1"/>
                    </pic:cNvPicPr>
                  </pic:nvPicPr>
                  <pic:blipFill>
                    <a:blip r:embed="rId22"/>
                    <a:srcRect/>
                    <a:stretch>
                      <a:fillRect/>
                    </a:stretch>
                  </pic:blipFill>
                  <pic:spPr bwMode="auto">
                    <a:xfrm>
                      <a:off x="0" y="0"/>
                      <a:ext cx="3810000" cy="1809750"/>
                    </a:xfrm>
                    <a:prstGeom prst="rect">
                      <a:avLst/>
                    </a:prstGeom>
                    <a:noFill/>
                    <a:ln w="9525">
                      <a:noFill/>
                      <a:miter lim="800000"/>
                      <a:headEnd/>
                      <a:tailEnd/>
                    </a:ln>
                  </pic:spPr>
                </pic:pic>
              </a:graphicData>
            </a:graphic>
          </wp:inline>
        </w:drawing>
      </w:r>
    </w:p>
    <w:p w:rsidR="00921F70" w:rsidRPr="00492785" w:rsidRDefault="00921F70" w:rsidP="00492785">
      <w:pPr>
        <w:spacing w:after="0" w:line="360" w:lineRule="auto"/>
        <w:jc w:val="both"/>
        <w:rPr>
          <w:ins w:id="31" w:author="Unknown"/>
          <w:rFonts w:ascii="Times New Roman" w:hAnsi="Times New Roman" w:cs="Times New Roman"/>
          <w:color w:val="333333"/>
          <w:sz w:val="28"/>
          <w:szCs w:val="28"/>
        </w:rPr>
      </w:pPr>
      <w:ins w:id="32" w:author="Unknown">
        <w:r w:rsidRPr="00492785">
          <w:rPr>
            <w:rFonts w:ascii="Times New Roman" w:hAnsi="Times New Roman" w:cs="Times New Roman"/>
            <w:color w:val="333333"/>
          </w:rPr>
          <w:br/>
        </w:r>
        <w:r w:rsidRPr="00492785">
          <w:rPr>
            <w:rFonts w:ascii="Times New Roman" w:hAnsi="Times New Roman" w:cs="Times New Roman"/>
            <w:b/>
            <w:bCs/>
            <w:color w:val="333333"/>
            <w:sz w:val="28"/>
            <w:szCs w:val="28"/>
            <w:u w:val="single"/>
          </w:rPr>
          <w:t xml:space="preserve">SAS(Serial Attached SCSI Drive) </w:t>
        </w:r>
        <w:r w:rsidRPr="00492785">
          <w:rPr>
            <w:rFonts w:ascii="Times New Roman" w:hAnsi="Times New Roman" w:cs="Times New Roman"/>
            <w:color w:val="333333"/>
            <w:sz w:val="28"/>
            <w:szCs w:val="28"/>
          </w:rPr>
          <w:br/>
          <w:t xml:space="preserve">•    SAS Drives generally offers 805 MB/sec transfer rate. </w:t>
        </w:r>
        <w:r w:rsidRPr="00492785">
          <w:rPr>
            <w:rFonts w:ascii="Times New Roman" w:hAnsi="Times New Roman" w:cs="Times New Roman"/>
            <w:color w:val="333333"/>
            <w:sz w:val="28"/>
            <w:szCs w:val="28"/>
          </w:rPr>
          <w:br/>
          <w:t xml:space="preserve">•    This drives are hot swappable. </w:t>
        </w:r>
        <w:r w:rsidRPr="00492785">
          <w:rPr>
            <w:rFonts w:ascii="Times New Roman" w:hAnsi="Times New Roman" w:cs="Times New Roman"/>
            <w:color w:val="333333"/>
            <w:sz w:val="28"/>
            <w:szCs w:val="28"/>
          </w:rPr>
          <w:br/>
          <w:t xml:space="preserve">•    SAS Cables are used to connect SAS Drives. Maximum of 128 drives can be connected in a single </w:t>
        </w:r>
        <w:proofErr w:type="spellStart"/>
        <w:r w:rsidRPr="00492785">
          <w:rPr>
            <w:rFonts w:ascii="Times New Roman" w:hAnsi="Times New Roman" w:cs="Times New Roman"/>
            <w:color w:val="333333"/>
            <w:sz w:val="28"/>
            <w:szCs w:val="28"/>
          </w:rPr>
          <w:t>sas</w:t>
        </w:r>
        <w:proofErr w:type="spellEnd"/>
        <w:r w:rsidRPr="00492785">
          <w:rPr>
            <w:rFonts w:ascii="Times New Roman" w:hAnsi="Times New Roman" w:cs="Times New Roman"/>
            <w:color w:val="333333"/>
            <w:sz w:val="28"/>
            <w:szCs w:val="28"/>
          </w:rPr>
          <w:t xml:space="preserve"> cable.</w:t>
        </w:r>
      </w:ins>
    </w:p>
    <w:p w:rsidR="00921F70" w:rsidRPr="00492785" w:rsidRDefault="00921F70" w:rsidP="00492785">
      <w:pPr>
        <w:spacing w:after="0" w:line="360" w:lineRule="auto"/>
        <w:jc w:val="both"/>
        <w:rPr>
          <w:ins w:id="33" w:author="Unknown"/>
          <w:rFonts w:ascii="Times New Roman" w:hAnsi="Times New Roman" w:cs="Times New Roman"/>
          <w:color w:val="333333"/>
        </w:rPr>
      </w:pPr>
      <w:r w:rsidRPr="00492785">
        <w:rPr>
          <w:rFonts w:ascii="Times New Roman" w:hAnsi="Times New Roman" w:cs="Times New Roman"/>
          <w:noProof/>
          <w:color w:val="336699"/>
        </w:rPr>
        <w:drawing>
          <wp:inline distT="0" distB="0" distL="0" distR="0">
            <wp:extent cx="3810000" cy="1495425"/>
            <wp:effectExtent l="19050" t="0" r="0" b="0"/>
            <wp:docPr id="13" name="Picture 13" descr="http://1.bp.blogspot.com/-alcjPLwUipc/T8Wbr4h-iPI/AAAAAAAAB7Q/-wTnpZ_FYyE/s400/SAS-HDD.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bp.blogspot.com/-alcjPLwUipc/T8Wbr4h-iPI/AAAAAAAAB7Q/-wTnpZ_FYyE/s400/SAS-HDD.jpg">
                      <a:hlinkClick r:id="rId23"/>
                    </pic:cNvPr>
                    <pic:cNvPicPr>
                      <a:picLocks noChangeAspect="1" noChangeArrowheads="1"/>
                    </pic:cNvPicPr>
                  </pic:nvPicPr>
                  <pic:blipFill>
                    <a:blip r:embed="rId24"/>
                    <a:srcRect/>
                    <a:stretch>
                      <a:fillRect/>
                    </a:stretch>
                  </pic:blipFill>
                  <pic:spPr bwMode="auto">
                    <a:xfrm>
                      <a:off x="0" y="0"/>
                      <a:ext cx="3810000" cy="1495425"/>
                    </a:xfrm>
                    <a:prstGeom prst="rect">
                      <a:avLst/>
                    </a:prstGeom>
                    <a:noFill/>
                    <a:ln w="9525">
                      <a:noFill/>
                      <a:miter lim="800000"/>
                      <a:headEnd/>
                      <a:tailEnd/>
                    </a:ln>
                  </pic:spPr>
                </pic:pic>
              </a:graphicData>
            </a:graphic>
          </wp:inline>
        </w:drawing>
      </w:r>
    </w:p>
    <w:p w:rsidR="00921F70" w:rsidRPr="00492785" w:rsidRDefault="00921F70" w:rsidP="00492785">
      <w:pPr>
        <w:spacing w:after="0" w:line="360" w:lineRule="auto"/>
        <w:jc w:val="both"/>
        <w:rPr>
          <w:ins w:id="34" w:author="Unknown"/>
          <w:rFonts w:ascii="Times New Roman" w:hAnsi="Times New Roman" w:cs="Times New Roman"/>
          <w:color w:val="333333"/>
          <w:sz w:val="28"/>
          <w:szCs w:val="28"/>
        </w:rPr>
      </w:pPr>
      <w:ins w:id="35" w:author="Unknown">
        <w:r w:rsidRPr="00492785">
          <w:rPr>
            <w:rFonts w:ascii="Times New Roman" w:hAnsi="Times New Roman" w:cs="Times New Roman"/>
            <w:color w:val="333333"/>
          </w:rPr>
          <w:br/>
        </w:r>
        <w:r w:rsidRPr="00492785">
          <w:rPr>
            <w:rFonts w:ascii="Times New Roman" w:hAnsi="Times New Roman" w:cs="Times New Roman"/>
            <w:b/>
            <w:bCs/>
            <w:color w:val="333333"/>
            <w:sz w:val="28"/>
            <w:szCs w:val="28"/>
            <w:u w:val="single"/>
          </w:rPr>
          <w:t>External removable HDD</w:t>
        </w:r>
        <w:r w:rsidRPr="00492785">
          <w:rPr>
            <w:rFonts w:ascii="Times New Roman" w:hAnsi="Times New Roman" w:cs="Times New Roman"/>
            <w:color w:val="333333"/>
            <w:sz w:val="28"/>
            <w:szCs w:val="28"/>
          </w:rPr>
          <w:br/>
          <w:t xml:space="preserve">This is the hard disk drives external to system typically connect via USB cable. It is removable in nature and features large storage options and portable design. </w:t>
        </w:r>
        <w:r w:rsidRPr="00492785">
          <w:rPr>
            <w:rFonts w:ascii="Times New Roman" w:hAnsi="Times New Roman" w:cs="Times New Roman"/>
            <w:color w:val="333333"/>
            <w:sz w:val="28"/>
            <w:szCs w:val="28"/>
          </w:rPr>
          <w:br/>
        </w:r>
        <w:r w:rsidRPr="00492785">
          <w:rPr>
            <w:rFonts w:ascii="Times New Roman" w:hAnsi="Times New Roman" w:cs="Times New Roman"/>
            <w:b/>
            <w:bCs/>
            <w:color w:val="333333"/>
            <w:sz w:val="28"/>
            <w:szCs w:val="28"/>
          </w:rPr>
          <w:t xml:space="preserve">It can be </w:t>
        </w:r>
        <w:proofErr w:type="spellStart"/>
        <w:r w:rsidRPr="00492785">
          <w:rPr>
            <w:rFonts w:ascii="Times New Roman" w:hAnsi="Times New Roman" w:cs="Times New Roman"/>
            <w:b/>
            <w:bCs/>
            <w:color w:val="333333"/>
            <w:sz w:val="28"/>
            <w:szCs w:val="28"/>
          </w:rPr>
          <w:t>use</w:t>
        </w:r>
        <w:proofErr w:type="spellEnd"/>
        <w:r w:rsidRPr="00492785">
          <w:rPr>
            <w:rFonts w:ascii="Times New Roman" w:hAnsi="Times New Roman" w:cs="Times New Roman"/>
            <w:b/>
            <w:bCs/>
            <w:color w:val="333333"/>
            <w:sz w:val="28"/>
            <w:szCs w:val="28"/>
          </w:rPr>
          <w:t xml:space="preserve"> for : </w:t>
        </w:r>
        <w:r w:rsidRPr="00492785">
          <w:rPr>
            <w:rFonts w:ascii="Times New Roman" w:hAnsi="Times New Roman" w:cs="Times New Roman"/>
            <w:color w:val="333333"/>
            <w:sz w:val="28"/>
            <w:szCs w:val="28"/>
          </w:rPr>
          <w:br/>
          <w:t>•    Backup</w:t>
        </w:r>
        <w:r w:rsidRPr="00492785">
          <w:rPr>
            <w:rFonts w:ascii="Times New Roman" w:hAnsi="Times New Roman" w:cs="Times New Roman"/>
            <w:color w:val="333333"/>
            <w:sz w:val="28"/>
            <w:szCs w:val="28"/>
          </w:rPr>
          <w:br/>
          <w:t>•    Data storage</w:t>
        </w:r>
        <w:r w:rsidRPr="00492785">
          <w:rPr>
            <w:rFonts w:ascii="Times New Roman" w:hAnsi="Times New Roman" w:cs="Times New Roman"/>
            <w:color w:val="333333"/>
            <w:sz w:val="28"/>
            <w:szCs w:val="28"/>
          </w:rPr>
          <w:br/>
          <w:t>•    External boot disk for system</w:t>
        </w:r>
        <w:r w:rsidRPr="00492785">
          <w:rPr>
            <w:rFonts w:ascii="Times New Roman" w:hAnsi="Times New Roman" w:cs="Times New Roman"/>
            <w:color w:val="333333"/>
            <w:sz w:val="28"/>
            <w:szCs w:val="28"/>
          </w:rPr>
          <w:br/>
          <w:t>•    Data cloning/recovery</w:t>
        </w:r>
      </w:ins>
    </w:p>
    <w:p w:rsidR="00921F70" w:rsidRPr="00492785" w:rsidRDefault="00921F70" w:rsidP="00492785">
      <w:pPr>
        <w:spacing w:after="0" w:line="360" w:lineRule="auto"/>
        <w:jc w:val="both"/>
        <w:rPr>
          <w:ins w:id="36" w:author="Unknown"/>
          <w:rFonts w:ascii="Times New Roman" w:hAnsi="Times New Roman" w:cs="Times New Roman"/>
          <w:color w:val="333333"/>
        </w:rPr>
      </w:pPr>
      <w:ins w:id="37" w:author="Unknown">
        <w:r w:rsidRPr="00492785">
          <w:rPr>
            <w:rFonts w:ascii="Times New Roman" w:hAnsi="Times New Roman" w:cs="Times New Roman"/>
            <w:color w:val="333333"/>
            <w:sz w:val="28"/>
            <w:szCs w:val="28"/>
          </w:rPr>
          <w:lastRenderedPageBreak/>
          <w:br/>
        </w:r>
      </w:ins>
      <w:r w:rsidRPr="00492785">
        <w:rPr>
          <w:rFonts w:ascii="Times New Roman" w:hAnsi="Times New Roman" w:cs="Times New Roman"/>
          <w:noProof/>
          <w:color w:val="336699"/>
        </w:rPr>
        <w:drawing>
          <wp:inline distT="0" distB="0" distL="0" distR="0">
            <wp:extent cx="3048000" cy="2333625"/>
            <wp:effectExtent l="19050" t="0" r="0" b="0"/>
            <wp:docPr id="14" name="Picture 14" descr="http://2.bp.blogspot.com/-lQQy864vi7k/T8WbyiKdurI/AAAAAAAAB7Y/_A4MamU1ixs/s320/External+Reovable+Hard+Disk.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2.bp.blogspot.com/-lQQy864vi7k/T8WbyiKdurI/AAAAAAAAB7Y/_A4MamU1ixs/s320/External+Reovable+Hard+Disk.jpg">
                      <a:hlinkClick r:id="rId25"/>
                    </pic:cNvPr>
                    <pic:cNvPicPr>
                      <a:picLocks noChangeAspect="1" noChangeArrowheads="1"/>
                    </pic:cNvPicPr>
                  </pic:nvPicPr>
                  <pic:blipFill>
                    <a:blip r:embed="rId26"/>
                    <a:srcRect/>
                    <a:stretch>
                      <a:fillRect/>
                    </a:stretch>
                  </pic:blipFill>
                  <pic:spPr bwMode="auto">
                    <a:xfrm>
                      <a:off x="0" y="0"/>
                      <a:ext cx="3048000" cy="2333625"/>
                    </a:xfrm>
                    <a:prstGeom prst="rect">
                      <a:avLst/>
                    </a:prstGeom>
                    <a:noFill/>
                    <a:ln w="9525">
                      <a:noFill/>
                      <a:miter lim="800000"/>
                      <a:headEnd/>
                      <a:tailEnd/>
                    </a:ln>
                  </pic:spPr>
                </pic:pic>
              </a:graphicData>
            </a:graphic>
          </wp:inline>
        </w:drawing>
      </w:r>
    </w:p>
    <w:p w:rsidR="00921F70" w:rsidRPr="00492785" w:rsidRDefault="00921F70" w:rsidP="00492785">
      <w:pPr>
        <w:spacing w:after="0" w:line="360" w:lineRule="auto"/>
        <w:jc w:val="both"/>
        <w:rPr>
          <w:rFonts w:ascii="Times New Roman" w:hAnsi="Times New Roman" w:cs="Times New Roman"/>
          <w:b/>
          <w:sz w:val="44"/>
          <w:szCs w:val="44"/>
        </w:rPr>
      </w:pPr>
    </w:p>
    <w:p w:rsidR="00921F70" w:rsidRPr="00492785" w:rsidRDefault="00921F70" w:rsidP="00492785">
      <w:pPr>
        <w:spacing w:after="0" w:line="360" w:lineRule="auto"/>
        <w:jc w:val="both"/>
        <w:rPr>
          <w:rFonts w:ascii="Times New Roman" w:hAnsi="Times New Roman" w:cs="Times New Roman"/>
          <w:b/>
          <w:sz w:val="44"/>
          <w:szCs w:val="44"/>
        </w:rPr>
      </w:pPr>
    </w:p>
    <w:p w:rsidR="008D6A59" w:rsidRPr="00492785" w:rsidRDefault="008D6A59" w:rsidP="00492785">
      <w:pPr>
        <w:pStyle w:val="Heading1"/>
        <w:shd w:val="clear" w:color="auto" w:fill="FFFFFF"/>
        <w:spacing w:before="0" w:after="0" w:line="360" w:lineRule="auto"/>
        <w:jc w:val="both"/>
        <w:rPr>
          <w:color w:val="000000"/>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92785">
        <w:rPr>
          <w:color w:val="000000"/>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The Four Major Components of a Hard Drive</w:t>
      </w:r>
    </w:p>
    <w:p w:rsidR="008D6A59" w:rsidRPr="00492785" w:rsidRDefault="008D6A59" w:rsidP="00492785">
      <w:pPr>
        <w:shd w:val="clear" w:color="auto" w:fill="FFFFFF"/>
        <w:spacing w:after="0" w:line="360" w:lineRule="auto"/>
        <w:jc w:val="both"/>
        <w:rPr>
          <w:rFonts w:ascii="Times New Roman" w:hAnsi="Times New Roman" w:cs="Times New Roman"/>
          <w:color w:val="000000"/>
          <w:sz w:val="18"/>
          <w:szCs w:val="18"/>
        </w:rPr>
      </w:pPr>
    </w:p>
    <w:p w:rsidR="008D6A59" w:rsidRPr="00492785" w:rsidRDefault="008D6A59" w:rsidP="00492785">
      <w:pPr>
        <w:shd w:val="clear" w:color="auto" w:fill="FFFFFF"/>
        <w:spacing w:after="0" w:line="360" w:lineRule="auto"/>
        <w:jc w:val="both"/>
        <w:rPr>
          <w:rFonts w:ascii="Times New Roman" w:hAnsi="Times New Roman" w:cs="Times New Roman"/>
          <w:color w:val="000000"/>
          <w:sz w:val="18"/>
          <w:szCs w:val="18"/>
        </w:rPr>
      </w:pPr>
      <w:r w:rsidRPr="00492785">
        <w:rPr>
          <w:rFonts w:ascii="Times New Roman" w:hAnsi="Times New Roman" w:cs="Times New Roman"/>
          <w:noProof/>
          <w:color w:val="000000"/>
          <w:sz w:val="18"/>
          <w:szCs w:val="18"/>
        </w:rPr>
        <w:drawing>
          <wp:inline distT="0" distB="0" distL="0" distR="0">
            <wp:extent cx="3238500" cy="2105025"/>
            <wp:effectExtent l="19050" t="0" r="0" b="0"/>
            <wp:docPr id="34" name="Picture 34" descr="A hard drive is made up of several finely tun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hard drive is made up of several finely tuned components."/>
                    <pic:cNvPicPr>
                      <a:picLocks noChangeAspect="1" noChangeArrowheads="1"/>
                    </pic:cNvPicPr>
                  </pic:nvPicPr>
                  <pic:blipFill>
                    <a:blip r:embed="rId27"/>
                    <a:srcRect/>
                    <a:stretch>
                      <a:fillRect/>
                    </a:stretch>
                  </pic:blipFill>
                  <pic:spPr bwMode="auto">
                    <a:xfrm>
                      <a:off x="0" y="0"/>
                      <a:ext cx="3238500" cy="2105025"/>
                    </a:xfrm>
                    <a:prstGeom prst="rect">
                      <a:avLst/>
                    </a:prstGeom>
                    <a:noFill/>
                    <a:ln w="9525">
                      <a:noFill/>
                      <a:miter lim="800000"/>
                      <a:headEnd/>
                      <a:tailEnd/>
                    </a:ln>
                  </pic:spPr>
                </pic:pic>
              </a:graphicData>
            </a:graphic>
          </wp:inline>
        </w:drawing>
      </w:r>
    </w:p>
    <w:p w:rsidR="008D6A59" w:rsidRPr="00492785" w:rsidRDefault="008D6A59" w:rsidP="00492785">
      <w:pPr>
        <w:pStyle w:val="photo-cap"/>
        <w:shd w:val="clear" w:color="auto" w:fill="FFFFFF"/>
        <w:spacing w:before="0" w:beforeAutospacing="0" w:after="0" w:afterAutospacing="0" w:line="360" w:lineRule="auto"/>
        <w:jc w:val="both"/>
        <w:rPr>
          <w:color w:val="000000"/>
          <w:sz w:val="28"/>
          <w:szCs w:val="28"/>
        </w:rPr>
      </w:pPr>
      <w:r w:rsidRPr="00492785">
        <w:rPr>
          <w:color w:val="000000"/>
          <w:sz w:val="28"/>
          <w:szCs w:val="28"/>
        </w:rPr>
        <w:t>A hard drive is made up of several finely tuned components.</w:t>
      </w:r>
    </w:p>
    <w:p w:rsidR="008D6A59" w:rsidRPr="00492785" w:rsidRDefault="008D6A59" w:rsidP="00492785">
      <w:pPr>
        <w:pStyle w:val="NormalWeb"/>
        <w:shd w:val="clear" w:color="auto" w:fill="FFFFFF"/>
        <w:spacing w:before="0" w:after="0" w:line="360" w:lineRule="auto"/>
        <w:jc w:val="both"/>
        <w:rPr>
          <w:color w:val="000000"/>
          <w:sz w:val="28"/>
          <w:szCs w:val="28"/>
        </w:rPr>
      </w:pPr>
      <w:r w:rsidRPr="00492785">
        <w:rPr>
          <w:color w:val="000000"/>
          <w:sz w:val="28"/>
          <w:szCs w:val="28"/>
        </w:rPr>
        <w:t xml:space="preserve">The hard drive, which typically provides storage for data and applications within a computer, has four key components inside its casing -- the platter (for storing data), the spindle (for spinning the platters), the read/write arm (for reading and writing data) and the actuator (for controlling the actions of the </w:t>
      </w:r>
      <w:r w:rsidRPr="00492785">
        <w:rPr>
          <w:color w:val="000000"/>
          <w:sz w:val="28"/>
          <w:szCs w:val="28"/>
        </w:rPr>
        <w:lastRenderedPageBreak/>
        <w:t>read/write arm). Only the most technically proficient IT professionals should attempt to work on the components inside a hard drive.</w:t>
      </w:r>
    </w:p>
    <w:p w:rsidR="00DF2367" w:rsidRPr="00492785" w:rsidRDefault="00DF2367" w:rsidP="00492785">
      <w:pPr>
        <w:spacing w:after="0" w:line="360" w:lineRule="auto"/>
        <w:jc w:val="both"/>
        <w:rPr>
          <w:rFonts w:ascii="Times New Roman" w:eastAsia="Times New Roman" w:hAnsi="Times New Roman" w:cs="Times New Roman"/>
          <w:sz w:val="28"/>
          <w:szCs w:val="28"/>
        </w:rPr>
      </w:pPr>
      <w:r w:rsidRPr="00492785">
        <w:rPr>
          <w:rFonts w:ascii="Times New Roman" w:eastAsia="Times New Roman" w:hAnsi="Times New Roman" w:cs="Times New Roman"/>
          <w:b/>
          <w:bCs/>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PLATTERS: </w:t>
      </w:r>
      <w:r w:rsidRPr="00492785">
        <w:rPr>
          <w:rFonts w:ascii="Times New Roman" w:eastAsia="Times New Roman" w:hAnsi="Times New Roman" w:cs="Times New Roman"/>
          <w:sz w:val="24"/>
          <w:szCs w:val="24"/>
        </w:rPr>
        <w:br/>
      </w:r>
      <w:r w:rsidRPr="00492785">
        <w:rPr>
          <w:rFonts w:ascii="Times New Roman" w:eastAsia="Times New Roman" w:hAnsi="Times New Roman" w:cs="Times New Roman"/>
          <w:sz w:val="28"/>
          <w:szCs w:val="28"/>
        </w:rPr>
        <w:t xml:space="preserve">Platter is a circular, metal disk that is mounted inside a hard disk drive. Several platters are mounted on a fixed spindle motor to create more data storage surfaces in a smaller area. The platter has a core made up of </w:t>
      </w:r>
      <w:proofErr w:type="spellStart"/>
      <w:r w:rsidRPr="00492785">
        <w:rPr>
          <w:rFonts w:ascii="Times New Roman" w:eastAsia="Times New Roman" w:hAnsi="Times New Roman" w:cs="Times New Roman"/>
          <w:sz w:val="28"/>
          <w:szCs w:val="28"/>
        </w:rPr>
        <w:t>aluminium</w:t>
      </w:r>
      <w:proofErr w:type="spellEnd"/>
      <w:r w:rsidRPr="00492785">
        <w:rPr>
          <w:rFonts w:ascii="Times New Roman" w:eastAsia="Times New Roman" w:hAnsi="Times New Roman" w:cs="Times New Roman"/>
          <w:sz w:val="28"/>
          <w:szCs w:val="28"/>
        </w:rPr>
        <w:t xml:space="preserve"> or glass substrate, covered with a thin layer of Ferric oxide or cobalt alloy. On both sides of the substrate material, a thin coating is deposited by a special manufacturing technique. This, thin coating where actual data is stored is the media layer.</w:t>
      </w:r>
    </w:p>
    <w:p w:rsidR="00DF2367" w:rsidRPr="00492785" w:rsidRDefault="00DF2367" w:rsidP="00492785">
      <w:pPr>
        <w:spacing w:after="0" w:line="360" w:lineRule="auto"/>
        <w:jc w:val="both"/>
        <w:rPr>
          <w:rFonts w:ascii="Times New Roman" w:eastAsia="Times New Roman" w:hAnsi="Times New Roman" w:cs="Times New Roman"/>
          <w:sz w:val="28"/>
          <w:szCs w:val="28"/>
        </w:rPr>
      </w:pPr>
      <w:r w:rsidRPr="00492785">
        <w:rPr>
          <w:rFonts w:ascii="Times New Roman" w:eastAsia="Times New Roman" w:hAnsi="Times New Roman" w:cs="Times New Roman"/>
          <w:noProof/>
          <w:sz w:val="28"/>
          <w:szCs w:val="28"/>
        </w:rPr>
        <w:drawing>
          <wp:inline distT="0" distB="0" distL="0" distR="0" wp14:anchorId="2B6B45B5" wp14:editId="4D5E0652">
            <wp:extent cx="3733800" cy="3505200"/>
            <wp:effectExtent l="19050" t="0" r="0" b="0"/>
            <wp:docPr id="3" name="Picture 3" descr="Hard drive pla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rd drive platters"/>
                    <pic:cNvPicPr>
                      <a:picLocks noChangeAspect="1" noChangeArrowheads="1"/>
                    </pic:cNvPicPr>
                  </pic:nvPicPr>
                  <pic:blipFill>
                    <a:blip r:embed="rId28"/>
                    <a:srcRect/>
                    <a:stretch>
                      <a:fillRect/>
                    </a:stretch>
                  </pic:blipFill>
                  <pic:spPr bwMode="auto">
                    <a:xfrm>
                      <a:off x="0" y="0"/>
                      <a:ext cx="3733800" cy="3505200"/>
                    </a:xfrm>
                    <a:prstGeom prst="rect">
                      <a:avLst/>
                    </a:prstGeom>
                    <a:noFill/>
                    <a:ln w="9525">
                      <a:noFill/>
                      <a:miter lim="800000"/>
                      <a:headEnd/>
                      <a:tailEnd/>
                    </a:ln>
                  </pic:spPr>
                </pic:pic>
              </a:graphicData>
            </a:graphic>
          </wp:inline>
        </w:drawing>
      </w:r>
    </w:p>
    <w:p w:rsidR="00DF2367" w:rsidRPr="00492785" w:rsidRDefault="00DF2367" w:rsidP="00492785">
      <w:pPr>
        <w:spacing w:after="0" w:line="360" w:lineRule="auto"/>
        <w:jc w:val="both"/>
        <w:rPr>
          <w:rFonts w:ascii="Times New Roman" w:eastAsia="Times New Roman" w:hAnsi="Times New Roman" w:cs="Times New Roman"/>
          <w:sz w:val="28"/>
          <w:szCs w:val="28"/>
        </w:rPr>
      </w:pPr>
      <w:r w:rsidRPr="00492785">
        <w:rPr>
          <w:rFonts w:ascii="Times New Roman" w:eastAsia="Times New Roman" w:hAnsi="Times New Roman" w:cs="Times New Roman"/>
          <w:sz w:val="28"/>
          <w:szCs w:val="28"/>
        </w:rPr>
        <w:t>Hard drive platters</w:t>
      </w:r>
    </w:p>
    <w:p w:rsidR="00DF2367" w:rsidRPr="00492785" w:rsidRDefault="00DF2367" w:rsidP="00492785">
      <w:pPr>
        <w:spacing w:after="0" w:line="360" w:lineRule="auto"/>
        <w:jc w:val="both"/>
        <w:rPr>
          <w:rFonts w:ascii="Times New Roman" w:eastAsia="Times New Roman" w:hAnsi="Times New Roman" w:cs="Times New Roman"/>
          <w:sz w:val="28"/>
          <w:szCs w:val="28"/>
        </w:rPr>
      </w:pPr>
      <w:r w:rsidRPr="00492785">
        <w:rPr>
          <w:rFonts w:ascii="Times New Roman" w:eastAsia="Times New Roman" w:hAnsi="Times New Roman" w:cs="Times New Roman"/>
          <w:sz w:val="28"/>
          <w:szCs w:val="28"/>
        </w:rPr>
        <w:t xml:space="preserve">When the magnetic media is applied to the surface of the substrate material, a thin lubricating layer is applied to protect the material. This complex three layered media </w:t>
      </w:r>
      <w:proofErr w:type="gramStart"/>
      <w:r w:rsidRPr="00492785">
        <w:rPr>
          <w:rFonts w:ascii="Times New Roman" w:eastAsia="Times New Roman" w:hAnsi="Times New Roman" w:cs="Times New Roman"/>
          <w:sz w:val="28"/>
          <w:szCs w:val="28"/>
        </w:rPr>
        <w:t>is</w:t>
      </w:r>
      <w:proofErr w:type="gramEnd"/>
      <w:r w:rsidRPr="00492785">
        <w:rPr>
          <w:rFonts w:ascii="Times New Roman" w:eastAsia="Times New Roman" w:hAnsi="Times New Roman" w:cs="Times New Roman"/>
          <w:sz w:val="28"/>
          <w:szCs w:val="28"/>
        </w:rPr>
        <w:t xml:space="preserve"> discussed in detail as follows:</w:t>
      </w:r>
    </w:p>
    <w:p w:rsidR="00DF2367" w:rsidRPr="00492785" w:rsidRDefault="00DF2367" w:rsidP="00492785">
      <w:pPr>
        <w:spacing w:after="0" w:line="360" w:lineRule="auto"/>
        <w:jc w:val="both"/>
        <w:rPr>
          <w:rFonts w:ascii="Times New Roman" w:eastAsia="Times New Roman" w:hAnsi="Times New Roman" w:cs="Times New Roman"/>
          <w:sz w:val="28"/>
          <w:szCs w:val="28"/>
        </w:rPr>
      </w:pPr>
      <w:r w:rsidRPr="00492785">
        <w:rPr>
          <w:rFonts w:ascii="Times New Roman" w:eastAsia="Times New Roman" w:hAnsi="Times New Roman" w:cs="Times New Roman"/>
          <w:b/>
          <w:bCs/>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THE SPINDLE MOTOR:</w:t>
      </w:r>
      <w:r w:rsidRPr="00492785">
        <w:rPr>
          <w:rFonts w:ascii="Times New Roman" w:eastAsia="Times New Roman" w:hAnsi="Times New Roman" w:cs="Times New Roman"/>
          <w:b/>
          <w:bCs/>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sidRPr="00492785">
        <w:rPr>
          <w:rFonts w:ascii="Times New Roman" w:eastAsia="Times New Roman" w:hAnsi="Times New Roman" w:cs="Times New Roman"/>
          <w:sz w:val="24"/>
          <w:szCs w:val="24"/>
        </w:rPr>
        <w:br/>
      </w:r>
      <w:r w:rsidRPr="00492785">
        <w:rPr>
          <w:rFonts w:ascii="Times New Roman" w:eastAsia="Times New Roman" w:hAnsi="Times New Roman" w:cs="Times New Roman"/>
          <w:sz w:val="28"/>
          <w:szCs w:val="28"/>
        </w:rPr>
        <w:t xml:space="preserve">Spindle motor plays an important role in hard drive operation by turning the hard disk platters. A spindle motor must provide stable, reliable, and consistent </w:t>
      </w:r>
      <w:r w:rsidRPr="00492785">
        <w:rPr>
          <w:rFonts w:ascii="Times New Roman" w:eastAsia="Times New Roman" w:hAnsi="Times New Roman" w:cs="Times New Roman"/>
          <w:sz w:val="28"/>
          <w:szCs w:val="28"/>
        </w:rPr>
        <w:lastRenderedPageBreak/>
        <w:t>turning power for many hours of continuous use. Many hard drive failures occur due to spindle motor not functioning properly</w:t>
      </w:r>
    </w:p>
    <w:p w:rsidR="00DF2367" w:rsidRPr="00492785" w:rsidRDefault="00DF2367" w:rsidP="00492785">
      <w:pPr>
        <w:spacing w:after="0" w:line="360" w:lineRule="auto"/>
        <w:jc w:val="both"/>
        <w:rPr>
          <w:rFonts w:ascii="Times New Roman" w:eastAsia="Times New Roman" w:hAnsi="Times New Roman" w:cs="Times New Roman"/>
          <w:sz w:val="28"/>
          <w:szCs w:val="28"/>
        </w:rPr>
      </w:pPr>
      <w:r w:rsidRPr="00492785">
        <w:rPr>
          <w:rFonts w:ascii="Times New Roman" w:eastAsia="Times New Roman" w:hAnsi="Times New Roman" w:cs="Times New Roman"/>
          <w:noProof/>
          <w:sz w:val="28"/>
          <w:szCs w:val="28"/>
        </w:rPr>
        <w:drawing>
          <wp:inline distT="0" distB="0" distL="0" distR="0" wp14:anchorId="6BBF0781" wp14:editId="1A8FD607">
            <wp:extent cx="4657725" cy="3743325"/>
            <wp:effectExtent l="19050" t="0" r="9525" b="0"/>
            <wp:docPr id="6" name="Picture 6" descr="Spindle motor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indle motorparts"/>
                    <pic:cNvPicPr>
                      <a:picLocks noChangeAspect="1" noChangeArrowheads="1"/>
                    </pic:cNvPicPr>
                  </pic:nvPicPr>
                  <pic:blipFill>
                    <a:blip r:embed="rId29"/>
                    <a:srcRect/>
                    <a:stretch>
                      <a:fillRect/>
                    </a:stretch>
                  </pic:blipFill>
                  <pic:spPr bwMode="auto">
                    <a:xfrm>
                      <a:off x="0" y="0"/>
                      <a:ext cx="4657725" cy="3743325"/>
                    </a:xfrm>
                    <a:prstGeom prst="rect">
                      <a:avLst/>
                    </a:prstGeom>
                    <a:noFill/>
                    <a:ln w="9525">
                      <a:noFill/>
                      <a:miter lim="800000"/>
                      <a:headEnd/>
                      <a:tailEnd/>
                    </a:ln>
                  </pic:spPr>
                </pic:pic>
              </a:graphicData>
            </a:graphic>
          </wp:inline>
        </w:drawing>
      </w:r>
    </w:p>
    <w:p w:rsidR="00DF2367" w:rsidRPr="00492785" w:rsidRDefault="00DF2367" w:rsidP="00492785">
      <w:pPr>
        <w:spacing w:after="0" w:line="360" w:lineRule="auto"/>
        <w:jc w:val="both"/>
        <w:rPr>
          <w:rFonts w:ascii="Times New Roman" w:eastAsia="Times New Roman" w:hAnsi="Times New Roman" w:cs="Times New Roman"/>
          <w:sz w:val="28"/>
          <w:szCs w:val="28"/>
        </w:rPr>
      </w:pPr>
      <w:r w:rsidRPr="00492785">
        <w:rPr>
          <w:rFonts w:ascii="Times New Roman" w:eastAsia="Times New Roman" w:hAnsi="Times New Roman" w:cs="Times New Roman"/>
          <w:sz w:val="28"/>
          <w:szCs w:val="28"/>
        </w:rPr>
        <w:t xml:space="preserve">Spindle </w:t>
      </w:r>
      <w:proofErr w:type="spellStart"/>
      <w:r w:rsidRPr="00492785">
        <w:rPr>
          <w:rFonts w:ascii="Times New Roman" w:eastAsia="Times New Roman" w:hAnsi="Times New Roman" w:cs="Times New Roman"/>
          <w:sz w:val="28"/>
          <w:szCs w:val="28"/>
        </w:rPr>
        <w:t>motorparts</w:t>
      </w:r>
      <w:proofErr w:type="spellEnd"/>
    </w:p>
    <w:p w:rsidR="008D6A59" w:rsidRPr="00492785" w:rsidRDefault="008D6A59" w:rsidP="00492785">
      <w:pPr>
        <w:pStyle w:val="Heading2"/>
        <w:shd w:val="clear" w:color="auto" w:fill="FFFFFF"/>
        <w:spacing w:before="0" w:line="360" w:lineRule="auto"/>
        <w:jc w:val="both"/>
        <w:rPr>
          <w:rFonts w:ascii="Times New Roman" w:hAnsi="Times New Roman" w:cs="Times New Roman"/>
          <w:color w:val="000000"/>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92785">
        <w:rPr>
          <w:rFonts w:ascii="Times New Roman" w:hAnsi="Times New Roman" w:cs="Times New Roman"/>
          <w:color w:val="000000"/>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The Read/Write Arm</w:t>
      </w:r>
    </w:p>
    <w:p w:rsidR="008D6A59" w:rsidRPr="00492785" w:rsidRDefault="008D6A59" w:rsidP="00492785">
      <w:pPr>
        <w:pStyle w:val="NormalWeb"/>
        <w:shd w:val="clear" w:color="auto" w:fill="FFFFFF"/>
        <w:spacing w:before="0" w:after="0" w:line="360" w:lineRule="auto"/>
        <w:jc w:val="both"/>
        <w:rPr>
          <w:color w:val="000000"/>
          <w:sz w:val="28"/>
          <w:szCs w:val="28"/>
        </w:rPr>
      </w:pPr>
      <w:r w:rsidRPr="00492785">
        <w:rPr>
          <w:color w:val="000000"/>
          <w:sz w:val="28"/>
          <w:szCs w:val="28"/>
        </w:rPr>
        <w:t>The read/write arm controls the movement of the read/write heads, which do the actual reading and writing on the disk platters by converting the magnetic surface into an electric current. The arm makes sure the heads are in the right position based on the data that needs to be accessed or written; it's also known as the head arm or actuator arm. There is typically one read/write head for every platter side, which floats 3 to 20 millionths of an inch above the platter surface.</w:t>
      </w:r>
    </w:p>
    <w:p w:rsidR="008D6A59" w:rsidRPr="00492785" w:rsidRDefault="008D6A59" w:rsidP="00492785">
      <w:pPr>
        <w:pStyle w:val="Heading2"/>
        <w:shd w:val="clear" w:color="auto" w:fill="FFFFFF"/>
        <w:spacing w:before="0" w:line="360" w:lineRule="auto"/>
        <w:jc w:val="both"/>
        <w:rPr>
          <w:rFonts w:ascii="Times New Roman" w:hAnsi="Times New Roman" w:cs="Times New Roman"/>
          <w:color w:val="000000"/>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92785">
        <w:rPr>
          <w:rFonts w:ascii="Times New Roman" w:hAnsi="Times New Roman" w:cs="Times New Roman"/>
          <w:color w:val="000000"/>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Actuator</w:t>
      </w:r>
    </w:p>
    <w:p w:rsidR="008D6A59" w:rsidRPr="00492785" w:rsidRDefault="008D6A59" w:rsidP="00492785">
      <w:pPr>
        <w:pStyle w:val="NormalWeb"/>
        <w:shd w:val="clear" w:color="auto" w:fill="FFFFFF"/>
        <w:spacing w:before="0" w:after="0" w:line="360" w:lineRule="auto"/>
        <w:jc w:val="both"/>
        <w:rPr>
          <w:color w:val="000000"/>
          <w:sz w:val="28"/>
          <w:szCs w:val="28"/>
        </w:rPr>
      </w:pPr>
      <w:r w:rsidRPr="00492785">
        <w:rPr>
          <w:color w:val="000000"/>
          <w:sz w:val="28"/>
          <w:szCs w:val="28"/>
        </w:rPr>
        <w:t>The actuator or head actuator is a small motor that takes instructions from the drive's circuit board to control the movement of the read/write arm and supervise the transfer of data to and from the platters. It's responsible for ensuring the read/write heads are in exactly the right place at all times.</w:t>
      </w:r>
    </w:p>
    <w:p w:rsidR="00DF2367" w:rsidRPr="00492785" w:rsidRDefault="00DF2367" w:rsidP="00492785">
      <w:pPr>
        <w:spacing w:after="0" w:line="360" w:lineRule="auto"/>
        <w:jc w:val="both"/>
        <w:rPr>
          <w:rFonts w:ascii="Times New Roman" w:eastAsia="Times New Roman" w:hAnsi="Times New Roman" w:cs="Times New Roman"/>
          <w:b/>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92785">
        <w:rPr>
          <w:rFonts w:ascii="Times New Roman" w:eastAsia="Times New Roman" w:hAnsi="Times New Roman" w:cs="Times New Roman"/>
          <w:b/>
          <w:bCs/>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CLUSTERS</w:t>
      </w:r>
      <w:r w:rsidRPr="00492785">
        <w:rPr>
          <w:rFonts w:ascii="Times New Roman" w:eastAsia="Times New Roman" w:hAnsi="Times New Roman" w:cs="Times New Roman"/>
          <w:b/>
          <w:bCs/>
          <w:sz w:val="44"/>
          <w:szCs w:val="44"/>
        </w:rPr>
        <w:t xml:space="preserve">: </w:t>
      </w:r>
      <w:r w:rsidRPr="00492785">
        <w:rPr>
          <w:rFonts w:ascii="Times New Roman" w:eastAsia="Times New Roman" w:hAnsi="Times New Roman" w:cs="Times New Roman"/>
          <w:sz w:val="28"/>
          <w:szCs w:val="28"/>
        </w:rPr>
        <w:br/>
        <w:t>Sectors are often grouped together to form Clusters.</w:t>
      </w:r>
    </w:p>
    <w:p w:rsidR="00DF2367" w:rsidRPr="00492785" w:rsidRDefault="00DF2367" w:rsidP="00492785">
      <w:pPr>
        <w:spacing w:after="0" w:line="360" w:lineRule="auto"/>
        <w:jc w:val="both"/>
        <w:rPr>
          <w:rFonts w:ascii="Times New Roman" w:eastAsia="Times New Roman" w:hAnsi="Times New Roman" w:cs="Times New Roman"/>
          <w:sz w:val="28"/>
          <w:szCs w:val="28"/>
        </w:rPr>
      </w:pPr>
      <w:r w:rsidRPr="00492785">
        <w:rPr>
          <w:rFonts w:ascii="Times New Roman" w:eastAsia="Times New Roman" w:hAnsi="Times New Roman" w:cs="Times New Roman"/>
          <w:b/>
          <w:bCs/>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READ/WRITE HEADS:</w:t>
      </w:r>
      <w:r w:rsidRPr="00492785">
        <w:rPr>
          <w:rFonts w:ascii="Times New Roman" w:eastAsia="Times New Roman" w:hAnsi="Times New Roman" w:cs="Times New Roman"/>
          <w:b/>
          <w:bCs/>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sidRPr="00492785">
        <w:rPr>
          <w:rFonts w:ascii="Times New Roman" w:eastAsia="Times New Roman" w:hAnsi="Times New Roman" w:cs="Times New Roman"/>
          <w:sz w:val="24"/>
          <w:szCs w:val="24"/>
        </w:rPr>
        <w:br/>
      </w:r>
      <w:r w:rsidRPr="00492785">
        <w:rPr>
          <w:rFonts w:ascii="Times New Roman" w:eastAsia="Times New Roman" w:hAnsi="Times New Roman" w:cs="Times New Roman"/>
          <w:sz w:val="28"/>
          <w:szCs w:val="28"/>
        </w:rPr>
        <w:t>The heads are an interface between the magnetic media where the data is stored and electronic components in the hard disk. The heads convert the information, which is in the form of bits to magnetic pulses when it is to be stored on the platter and reverses the process while reading.</w:t>
      </w:r>
    </w:p>
    <w:p w:rsidR="00DF2367" w:rsidRPr="00492785" w:rsidRDefault="00DF2367" w:rsidP="00492785">
      <w:pPr>
        <w:spacing w:after="0" w:line="360" w:lineRule="auto"/>
        <w:jc w:val="both"/>
        <w:rPr>
          <w:rFonts w:ascii="Times New Roman" w:eastAsia="Times New Roman" w:hAnsi="Times New Roman" w:cs="Times New Roman"/>
          <w:sz w:val="28"/>
          <w:szCs w:val="28"/>
        </w:rPr>
      </w:pPr>
      <w:r w:rsidRPr="00492785">
        <w:rPr>
          <w:rFonts w:ascii="Times New Roman" w:eastAsia="Times New Roman" w:hAnsi="Times New Roman" w:cs="Times New Roman"/>
          <w:noProof/>
          <w:sz w:val="28"/>
          <w:szCs w:val="28"/>
        </w:rPr>
        <w:drawing>
          <wp:inline distT="0" distB="0" distL="0" distR="0" wp14:anchorId="6C4A2DB4" wp14:editId="74C8506B">
            <wp:extent cx="4495800" cy="2971800"/>
            <wp:effectExtent l="19050" t="0" r="0" b="0"/>
            <wp:docPr id="4" name="Picture 4" descr="Hard disk he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rd disk heards"/>
                    <pic:cNvPicPr>
                      <a:picLocks noChangeAspect="1" noChangeArrowheads="1"/>
                    </pic:cNvPicPr>
                  </pic:nvPicPr>
                  <pic:blipFill>
                    <a:blip r:embed="rId30"/>
                    <a:srcRect/>
                    <a:stretch>
                      <a:fillRect/>
                    </a:stretch>
                  </pic:blipFill>
                  <pic:spPr bwMode="auto">
                    <a:xfrm>
                      <a:off x="0" y="0"/>
                      <a:ext cx="4495800" cy="2971800"/>
                    </a:xfrm>
                    <a:prstGeom prst="rect">
                      <a:avLst/>
                    </a:prstGeom>
                    <a:noFill/>
                    <a:ln w="9525">
                      <a:noFill/>
                      <a:miter lim="800000"/>
                      <a:headEnd/>
                      <a:tailEnd/>
                    </a:ln>
                  </pic:spPr>
                </pic:pic>
              </a:graphicData>
            </a:graphic>
          </wp:inline>
        </w:drawing>
      </w:r>
    </w:p>
    <w:p w:rsidR="00DF2367" w:rsidRPr="00492785" w:rsidRDefault="00DF2367" w:rsidP="00492785">
      <w:pPr>
        <w:spacing w:after="0" w:line="360" w:lineRule="auto"/>
        <w:jc w:val="both"/>
        <w:rPr>
          <w:rFonts w:ascii="Times New Roman" w:eastAsia="Times New Roman" w:hAnsi="Times New Roman" w:cs="Times New Roman"/>
          <w:sz w:val="28"/>
          <w:szCs w:val="28"/>
        </w:rPr>
      </w:pPr>
      <w:r w:rsidRPr="00492785">
        <w:rPr>
          <w:rFonts w:ascii="Times New Roman" w:eastAsia="Times New Roman" w:hAnsi="Times New Roman" w:cs="Times New Roman"/>
          <w:sz w:val="28"/>
          <w:szCs w:val="28"/>
        </w:rPr>
        <w:t xml:space="preserve">Hard disk </w:t>
      </w:r>
      <w:proofErr w:type="spellStart"/>
      <w:r w:rsidRPr="00492785">
        <w:rPr>
          <w:rFonts w:ascii="Times New Roman" w:eastAsia="Times New Roman" w:hAnsi="Times New Roman" w:cs="Times New Roman"/>
          <w:sz w:val="28"/>
          <w:szCs w:val="28"/>
        </w:rPr>
        <w:t>heards</w:t>
      </w:r>
      <w:proofErr w:type="spellEnd"/>
    </w:p>
    <w:p w:rsidR="00DF2367" w:rsidRPr="00492785" w:rsidRDefault="00DF2367" w:rsidP="00492785">
      <w:pPr>
        <w:spacing w:after="0" w:line="360" w:lineRule="auto"/>
        <w:jc w:val="both"/>
        <w:rPr>
          <w:rFonts w:ascii="Times New Roman" w:eastAsia="Times New Roman" w:hAnsi="Times New Roman" w:cs="Times New Roman"/>
          <w:sz w:val="28"/>
          <w:szCs w:val="28"/>
        </w:rPr>
      </w:pPr>
      <w:r w:rsidRPr="00492785">
        <w:rPr>
          <w:rFonts w:ascii="Times New Roman" w:eastAsia="Times New Roman" w:hAnsi="Times New Roman" w:cs="Times New Roman"/>
          <w:noProof/>
          <w:sz w:val="28"/>
          <w:szCs w:val="28"/>
        </w:rPr>
        <w:drawing>
          <wp:inline distT="0" distB="0" distL="0" distR="0" wp14:anchorId="43C206CA" wp14:editId="058B5F35">
            <wp:extent cx="4762500" cy="2524125"/>
            <wp:effectExtent l="19050" t="0" r="0" b="0"/>
            <wp:docPr id="5" name="Picture 5" descr="Hard disk he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rd disk heards"/>
                    <pic:cNvPicPr>
                      <a:picLocks noChangeAspect="1" noChangeArrowheads="1"/>
                    </pic:cNvPicPr>
                  </pic:nvPicPr>
                  <pic:blipFill>
                    <a:blip r:embed="rId31"/>
                    <a:srcRect/>
                    <a:stretch>
                      <a:fillRect/>
                    </a:stretch>
                  </pic:blipFill>
                  <pic:spPr bwMode="auto">
                    <a:xfrm>
                      <a:off x="0" y="0"/>
                      <a:ext cx="4762500" cy="2524125"/>
                    </a:xfrm>
                    <a:prstGeom prst="rect">
                      <a:avLst/>
                    </a:prstGeom>
                    <a:noFill/>
                    <a:ln w="9525">
                      <a:noFill/>
                      <a:miter lim="800000"/>
                      <a:headEnd/>
                      <a:tailEnd/>
                    </a:ln>
                  </pic:spPr>
                </pic:pic>
              </a:graphicData>
            </a:graphic>
          </wp:inline>
        </w:drawing>
      </w:r>
    </w:p>
    <w:p w:rsidR="00DF2367" w:rsidRPr="00492785" w:rsidRDefault="00DF2367" w:rsidP="00492785">
      <w:pPr>
        <w:spacing w:after="0" w:line="360" w:lineRule="auto"/>
        <w:jc w:val="both"/>
        <w:rPr>
          <w:rFonts w:ascii="Times New Roman" w:eastAsia="Times New Roman" w:hAnsi="Times New Roman" w:cs="Times New Roman"/>
          <w:sz w:val="28"/>
          <w:szCs w:val="28"/>
        </w:rPr>
      </w:pPr>
      <w:r w:rsidRPr="00492785">
        <w:rPr>
          <w:rFonts w:ascii="Times New Roman" w:eastAsia="Times New Roman" w:hAnsi="Times New Roman" w:cs="Times New Roman"/>
          <w:sz w:val="28"/>
          <w:szCs w:val="28"/>
        </w:rPr>
        <w:t xml:space="preserve">Hard disk </w:t>
      </w:r>
      <w:proofErr w:type="spellStart"/>
      <w:r w:rsidRPr="00492785">
        <w:rPr>
          <w:rFonts w:ascii="Times New Roman" w:eastAsia="Times New Roman" w:hAnsi="Times New Roman" w:cs="Times New Roman"/>
          <w:sz w:val="28"/>
          <w:szCs w:val="28"/>
        </w:rPr>
        <w:t>heards</w:t>
      </w:r>
      <w:proofErr w:type="spellEnd"/>
    </w:p>
    <w:p w:rsidR="00DF2367" w:rsidRPr="00492785" w:rsidRDefault="00DF2367" w:rsidP="00492785">
      <w:pPr>
        <w:spacing w:after="0" w:line="360" w:lineRule="auto"/>
        <w:jc w:val="both"/>
        <w:rPr>
          <w:rFonts w:ascii="Times New Roman" w:eastAsia="Times New Roman" w:hAnsi="Times New Roman" w:cs="Times New Roman"/>
          <w:sz w:val="28"/>
          <w:szCs w:val="28"/>
        </w:rPr>
      </w:pPr>
      <w:r w:rsidRPr="00492785">
        <w:rPr>
          <w:rFonts w:ascii="Times New Roman" w:eastAsia="Times New Roman" w:hAnsi="Times New Roman" w:cs="Times New Roman"/>
          <w:sz w:val="28"/>
          <w:szCs w:val="28"/>
        </w:rPr>
        <w:lastRenderedPageBreak/>
        <w:t>The heads are the most sophisticated part of the hard disk. Each platter has two read/write heads, one mounted on the top and the other one at the bottom. These heads are mounted on head sliders, which are suspended at the ends of head arms. The head arms are all fused into a singular structure called actuator, which is responsible for their movement.</w:t>
      </w:r>
    </w:p>
    <w:p w:rsidR="00796D2F" w:rsidRPr="00492785" w:rsidRDefault="00796D2F" w:rsidP="00492785">
      <w:pPr>
        <w:spacing w:after="0" w:line="360" w:lineRule="auto"/>
        <w:jc w:val="both"/>
        <w:rPr>
          <w:rFonts w:ascii="Times New Roman" w:eastAsia="Times New Roman" w:hAnsi="Times New Roman" w:cs="Times New Roman"/>
          <w:sz w:val="28"/>
          <w:szCs w:val="28"/>
        </w:rPr>
      </w:pPr>
      <w:r w:rsidRPr="00492785">
        <w:rPr>
          <w:rFonts w:ascii="Times New Roman" w:eastAsia="Times New Roman" w:hAnsi="Times New Roman" w:cs="Times New Roman"/>
          <w:b/>
          <w:bCs/>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HARD DISK LOGIC BOARD:</w:t>
      </w:r>
      <w:r w:rsidRPr="00492785">
        <w:rPr>
          <w:rFonts w:ascii="Times New Roman" w:eastAsia="Times New Roman" w:hAnsi="Times New Roman" w:cs="Times New Roman"/>
          <w:sz w:val="24"/>
          <w:szCs w:val="24"/>
        </w:rPr>
        <w:br/>
      </w:r>
      <w:r w:rsidRPr="00492785">
        <w:rPr>
          <w:rFonts w:ascii="Times New Roman" w:eastAsia="Times New Roman" w:hAnsi="Times New Roman" w:cs="Times New Roman"/>
          <w:sz w:val="28"/>
          <w:szCs w:val="28"/>
        </w:rPr>
        <w:t>Hard disk is made with an intelligent circuit board integrated into the hard disk unit. It is mounted on the bottom of the base casting exposed to the outer side. The read/write heads are linked to the logic board through a flexible ribbon cable.</w:t>
      </w:r>
    </w:p>
    <w:p w:rsidR="00796D2F" w:rsidRPr="00492785" w:rsidRDefault="00796D2F" w:rsidP="00492785">
      <w:pPr>
        <w:spacing w:after="0" w:line="360" w:lineRule="auto"/>
        <w:jc w:val="both"/>
        <w:rPr>
          <w:rFonts w:ascii="Times New Roman" w:eastAsia="Times New Roman" w:hAnsi="Times New Roman" w:cs="Times New Roman"/>
          <w:sz w:val="28"/>
          <w:szCs w:val="28"/>
        </w:rPr>
      </w:pPr>
      <w:r w:rsidRPr="00492785">
        <w:rPr>
          <w:rFonts w:ascii="Times New Roman" w:eastAsia="Times New Roman" w:hAnsi="Times New Roman" w:cs="Times New Roman"/>
          <w:noProof/>
          <w:sz w:val="28"/>
          <w:szCs w:val="28"/>
        </w:rPr>
        <w:drawing>
          <wp:inline distT="0" distB="0" distL="0" distR="0" wp14:anchorId="79EA22BE" wp14:editId="2643C43E">
            <wp:extent cx="3848100" cy="4019550"/>
            <wp:effectExtent l="19050" t="0" r="0" b="0"/>
            <wp:docPr id="7" name="Picture 7" descr="Hard disk logic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rd disk logic board"/>
                    <pic:cNvPicPr>
                      <a:picLocks noChangeAspect="1" noChangeArrowheads="1"/>
                    </pic:cNvPicPr>
                  </pic:nvPicPr>
                  <pic:blipFill>
                    <a:blip r:embed="rId32"/>
                    <a:srcRect/>
                    <a:stretch>
                      <a:fillRect/>
                    </a:stretch>
                  </pic:blipFill>
                  <pic:spPr bwMode="auto">
                    <a:xfrm>
                      <a:off x="0" y="0"/>
                      <a:ext cx="3848100" cy="4019550"/>
                    </a:xfrm>
                    <a:prstGeom prst="rect">
                      <a:avLst/>
                    </a:prstGeom>
                    <a:noFill/>
                    <a:ln w="9525">
                      <a:noFill/>
                      <a:miter lim="800000"/>
                      <a:headEnd/>
                      <a:tailEnd/>
                    </a:ln>
                  </pic:spPr>
                </pic:pic>
              </a:graphicData>
            </a:graphic>
          </wp:inline>
        </w:drawing>
      </w:r>
    </w:p>
    <w:p w:rsidR="00796D2F" w:rsidRPr="00492785" w:rsidRDefault="00796D2F" w:rsidP="00492785">
      <w:pPr>
        <w:spacing w:after="0" w:line="360" w:lineRule="auto"/>
        <w:jc w:val="both"/>
        <w:rPr>
          <w:rFonts w:ascii="Times New Roman" w:eastAsia="Times New Roman" w:hAnsi="Times New Roman" w:cs="Times New Roman"/>
          <w:sz w:val="28"/>
          <w:szCs w:val="28"/>
        </w:rPr>
      </w:pPr>
      <w:r w:rsidRPr="00492785">
        <w:rPr>
          <w:rFonts w:ascii="Times New Roman" w:eastAsia="Times New Roman" w:hAnsi="Times New Roman" w:cs="Times New Roman"/>
          <w:sz w:val="28"/>
          <w:szCs w:val="28"/>
        </w:rPr>
        <w:t>Hard disk logic board</w:t>
      </w:r>
    </w:p>
    <w:p w:rsidR="00796D2F" w:rsidRPr="00492785" w:rsidRDefault="00796D2F" w:rsidP="00492785">
      <w:pPr>
        <w:spacing w:after="0" w:line="360" w:lineRule="auto"/>
        <w:jc w:val="both"/>
        <w:rPr>
          <w:rFonts w:ascii="Times New Roman" w:eastAsia="Times New Roman" w:hAnsi="Times New Roman" w:cs="Times New Roman"/>
          <w:sz w:val="44"/>
          <w:szCs w:val="44"/>
        </w:rPr>
      </w:pPr>
    </w:p>
    <w:p w:rsidR="00DF2367" w:rsidRPr="00492785" w:rsidRDefault="00DF2367" w:rsidP="00492785">
      <w:pPr>
        <w:pStyle w:val="NormalWeb"/>
        <w:shd w:val="clear" w:color="auto" w:fill="FFFFFF"/>
        <w:spacing w:before="0" w:after="0" w:line="360" w:lineRule="auto"/>
        <w:jc w:val="both"/>
        <w:rPr>
          <w:color w:val="000000"/>
          <w:sz w:val="44"/>
          <w:szCs w:val="44"/>
        </w:rPr>
      </w:pPr>
    </w:p>
    <w:p w:rsidR="008D6A59" w:rsidRPr="00492785" w:rsidRDefault="008D6A59" w:rsidP="00492785">
      <w:pPr>
        <w:pStyle w:val="Heading2"/>
        <w:shd w:val="clear" w:color="auto" w:fill="FFFFFF"/>
        <w:spacing w:before="0" w:line="360" w:lineRule="auto"/>
        <w:jc w:val="both"/>
        <w:rPr>
          <w:rFonts w:ascii="Times New Roman" w:hAnsi="Times New Roman" w:cs="Times New Roman"/>
          <w:color w:val="000000"/>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92785">
        <w:rPr>
          <w:rFonts w:ascii="Times New Roman" w:hAnsi="Times New Roman" w:cs="Times New Roman"/>
          <w:color w:val="000000"/>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Other Components</w:t>
      </w:r>
    </w:p>
    <w:p w:rsidR="001F61D8" w:rsidRPr="00492785" w:rsidRDefault="008D6A59" w:rsidP="00492785">
      <w:pPr>
        <w:pStyle w:val="NormalWeb"/>
        <w:shd w:val="clear" w:color="auto" w:fill="FFFFFF"/>
        <w:spacing w:before="0" w:after="0" w:line="360" w:lineRule="auto"/>
        <w:jc w:val="both"/>
        <w:rPr>
          <w:color w:val="000000"/>
          <w:sz w:val="28"/>
          <w:szCs w:val="28"/>
        </w:rPr>
      </w:pPr>
      <w:r w:rsidRPr="00492785">
        <w:rPr>
          <w:color w:val="000000"/>
          <w:sz w:val="28"/>
          <w:szCs w:val="28"/>
        </w:rPr>
        <w:t>As well as the casing on the outside of the hard disk that holds all of the components together, the front-end circuit board controls input and output signals in tandem with the ports at the end of the drive. No matter what the type of drive, it has one port for a power supply and one port for transferring data and instructions to and from the rest of the system</w:t>
      </w:r>
      <w:r w:rsidR="001F61D8" w:rsidRPr="00492785">
        <w:rPr>
          <w:color w:val="000000"/>
          <w:sz w:val="28"/>
          <w:szCs w:val="28"/>
        </w:rPr>
        <w:t xml:space="preserve"> </w:t>
      </w:r>
    </w:p>
    <w:p w:rsidR="008D6A59" w:rsidRPr="00492785" w:rsidRDefault="008D6A59" w:rsidP="00492785">
      <w:pPr>
        <w:pStyle w:val="NormalWeb"/>
        <w:shd w:val="clear" w:color="auto" w:fill="FFFFFF"/>
        <w:spacing w:before="0" w:after="0" w:line="360" w:lineRule="auto"/>
        <w:jc w:val="both"/>
        <w:rPr>
          <w:b/>
          <w:color w:val="000000"/>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92785">
        <w:rPr>
          <w:b/>
          <w:color w:val="333333"/>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How Data is stored on Hard Disk</w:t>
      </w:r>
    </w:p>
    <w:p w:rsidR="008D6A59" w:rsidRPr="00492785" w:rsidRDefault="008D6A59" w:rsidP="00492785">
      <w:pPr>
        <w:spacing w:after="0" w:line="360" w:lineRule="auto"/>
        <w:jc w:val="both"/>
        <w:rPr>
          <w:rFonts w:ascii="Times New Roman" w:hAnsi="Times New Roman" w:cs="Times New Roman"/>
          <w:color w:val="333333"/>
          <w:sz w:val="15"/>
          <w:szCs w:val="15"/>
        </w:rPr>
      </w:pPr>
    </w:p>
    <w:p w:rsidR="008D6A59" w:rsidRPr="00492785" w:rsidRDefault="008D6A59" w:rsidP="00492785">
      <w:pPr>
        <w:spacing w:after="0" w:line="360" w:lineRule="auto"/>
        <w:jc w:val="both"/>
        <w:rPr>
          <w:rFonts w:ascii="Times New Roman" w:hAnsi="Times New Roman" w:cs="Times New Roman"/>
          <w:color w:val="333333"/>
          <w:sz w:val="15"/>
          <w:szCs w:val="15"/>
        </w:rPr>
      </w:pPr>
      <w:r w:rsidRPr="00492785">
        <w:rPr>
          <w:rFonts w:ascii="Times New Roman" w:hAnsi="Times New Roman" w:cs="Times New Roman"/>
          <w:color w:val="333333"/>
        </w:rPr>
        <w:t> </w:t>
      </w:r>
      <w:r w:rsidRPr="00492785">
        <w:rPr>
          <w:rFonts w:ascii="Times New Roman" w:hAnsi="Times New Roman" w:cs="Times New Roman"/>
          <w:noProof/>
          <w:color w:val="333333"/>
        </w:rPr>
        <w:drawing>
          <wp:inline distT="0" distB="0" distL="0" distR="0">
            <wp:extent cx="3371850" cy="2609850"/>
            <wp:effectExtent l="19050" t="0" r="0" b="0"/>
            <wp:docPr id="45" name="Picture 45" descr="How data is stored on hard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ow data is stored on hard disk"/>
                    <pic:cNvPicPr>
                      <a:picLocks noChangeAspect="1" noChangeArrowheads="1"/>
                    </pic:cNvPicPr>
                  </pic:nvPicPr>
                  <pic:blipFill>
                    <a:blip r:embed="rId33"/>
                    <a:srcRect/>
                    <a:stretch>
                      <a:fillRect/>
                    </a:stretch>
                  </pic:blipFill>
                  <pic:spPr bwMode="auto">
                    <a:xfrm>
                      <a:off x="0" y="0"/>
                      <a:ext cx="3371850" cy="2609850"/>
                    </a:xfrm>
                    <a:prstGeom prst="rect">
                      <a:avLst/>
                    </a:prstGeom>
                    <a:noFill/>
                    <a:ln w="9525">
                      <a:noFill/>
                      <a:miter lim="800000"/>
                      <a:headEnd/>
                      <a:tailEnd/>
                    </a:ln>
                  </pic:spPr>
                </pic:pic>
              </a:graphicData>
            </a:graphic>
          </wp:inline>
        </w:drawing>
      </w:r>
    </w:p>
    <w:p w:rsidR="008D6A59" w:rsidRPr="00492785" w:rsidRDefault="008D6A59" w:rsidP="00492785">
      <w:pPr>
        <w:spacing w:after="0" w:line="360" w:lineRule="auto"/>
        <w:jc w:val="both"/>
        <w:rPr>
          <w:rFonts w:ascii="Times New Roman" w:hAnsi="Times New Roman" w:cs="Times New Roman"/>
          <w:color w:val="333333"/>
          <w:sz w:val="15"/>
          <w:szCs w:val="15"/>
        </w:rPr>
      </w:pPr>
      <w:r w:rsidRPr="00492785">
        <w:rPr>
          <w:rFonts w:ascii="Times New Roman" w:hAnsi="Times New Roman" w:cs="Times New Roman"/>
          <w:color w:val="333333"/>
          <w:sz w:val="15"/>
          <w:szCs w:val="15"/>
        </w:rPr>
        <w:t> </w:t>
      </w:r>
    </w:p>
    <w:p w:rsidR="008D6A59" w:rsidRPr="00492785" w:rsidRDefault="008D6A59" w:rsidP="00492785">
      <w:pPr>
        <w:spacing w:after="0" w:line="360" w:lineRule="auto"/>
        <w:jc w:val="both"/>
        <w:rPr>
          <w:rFonts w:ascii="Times New Roman" w:hAnsi="Times New Roman" w:cs="Times New Roman"/>
          <w:color w:val="333333"/>
          <w:sz w:val="28"/>
          <w:szCs w:val="28"/>
        </w:rPr>
      </w:pPr>
      <w:r w:rsidRPr="00492785">
        <w:rPr>
          <w:rFonts w:ascii="Times New Roman" w:hAnsi="Times New Roman" w:cs="Times New Roman"/>
          <w:color w:val="333333"/>
          <w:sz w:val="28"/>
          <w:szCs w:val="28"/>
        </w:rPr>
        <w:t>Hard disk stores information in the form of magnetic fields. Data is stored digitally in the form of tiny magnetized regions on the platter where each region represents a bit. To write a data on the hard disk, a magnetic field is placed on the tiny field in one of these two polarities: N-S – If North Pole arrives before the south pole and S-N – if the south pole arrives before the north pole while the field is accessed.  An orientation in the one direction (like N-S) can represent the ‘1’ while the opposite orientation (S-N) represents “0”. This polarity is sensed by integrated controllers built within the hard disk.</w:t>
      </w:r>
    </w:p>
    <w:p w:rsidR="001F61D8" w:rsidRPr="00492785" w:rsidRDefault="0067384D" w:rsidP="00492785">
      <w:pPr>
        <w:spacing w:after="0" w:line="360" w:lineRule="auto"/>
        <w:jc w:val="both"/>
        <w:rPr>
          <w:rFonts w:ascii="Times New Roman" w:hAnsi="Times New Roman" w:cs="Times New Roman"/>
          <w:color w:val="333333"/>
          <w:sz w:val="28"/>
          <w:szCs w:val="28"/>
        </w:rPr>
      </w:pPr>
      <w:hyperlink r:id="rId34" w:history="1">
        <w:r w:rsidR="001F61D8" w:rsidRPr="00492785">
          <w:rPr>
            <w:rStyle w:val="Hyperlink"/>
            <w:rFonts w:ascii="Times New Roman" w:hAnsi="Times New Roman" w:cs="Times New Roman"/>
            <w:sz w:val="28"/>
            <w:szCs w:val="28"/>
          </w:rPr>
          <w:t>Hard disk</w:t>
        </w:r>
      </w:hyperlink>
      <w:r w:rsidR="001F61D8" w:rsidRPr="00492785">
        <w:rPr>
          <w:rFonts w:ascii="Times New Roman" w:hAnsi="Times New Roman" w:cs="Times New Roman"/>
          <w:color w:val="333333"/>
          <w:sz w:val="28"/>
          <w:szCs w:val="28"/>
        </w:rPr>
        <w:t xml:space="preserve"> is a common data storage used in computers. Data is stored on the hard disk in the form of 0 and 1. Through this article we will find out how actually data is stored on the hard disk drive.  The part of the hard disk that </w:t>
      </w:r>
      <w:r w:rsidR="001F61D8" w:rsidRPr="00492785">
        <w:rPr>
          <w:rFonts w:ascii="Times New Roman" w:hAnsi="Times New Roman" w:cs="Times New Roman"/>
          <w:color w:val="333333"/>
          <w:sz w:val="28"/>
          <w:szCs w:val="28"/>
        </w:rPr>
        <w:lastRenderedPageBreak/>
        <w:t xml:space="preserve">stores the data is known as platter. Platters are circular disk made of a </w:t>
      </w:r>
      <w:proofErr w:type="spellStart"/>
      <w:r w:rsidR="001F61D8" w:rsidRPr="00492785">
        <w:rPr>
          <w:rFonts w:ascii="Times New Roman" w:hAnsi="Times New Roman" w:cs="Times New Roman"/>
          <w:color w:val="333333"/>
          <w:sz w:val="28"/>
          <w:szCs w:val="28"/>
        </w:rPr>
        <w:t>non magnetic</w:t>
      </w:r>
      <w:proofErr w:type="spellEnd"/>
      <w:r w:rsidR="001F61D8" w:rsidRPr="00492785">
        <w:rPr>
          <w:rFonts w:ascii="Times New Roman" w:hAnsi="Times New Roman" w:cs="Times New Roman"/>
          <w:color w:val="333333"/>
          <w:sz w:val="28"/>
          <w:szCs w:val="28"/>
        </w:rPr>
        <w:t xml:space="preserve"> material typically aluminum alloy, glass or ceramic and are coated with a thin layer (10-20nm) of a magnetic material. Platters are further separated in to the tracks and sectors where tracks are concentric circles while sectors are pie shaped wedges on the track.</w:t>
      </w:r>
    </w:p>
    <w:p w:rsidR="008D6A59" w:rsidRPr="00492785" w:rsidRDefault="008D6A59" w:rsidP="00492785">
      <w:pPr>
        <w:spacing w:after="0" w:line="360" w:lineRule="auto"/>
        <w:jc w:val="both"/>
        <w:rPr>
          <w:rFonts w:ascii="Times New Roman" w:hAnsi="Times New Roman" w:cs="Times New Roman"/>
          <w:b/>
          <w:sz w:val="44"/>
          <w:szCs w:val="44"/>
        </w:rPr>
      </w:pPr>
    </w:p>
    <w:p w:rsidR="00D53C51" w:rsidRPr="00492785" w:rsidRDefault="00D53C51" w:rsidP="00492785">
      <w:pPr>
        <w:spacing w:after="0" w:line="360" w:lineRule="auto"/>
        <w:jc w:val="both"/>
        <w:rPr>
          <w:rFonts w:ascii="Times New Roman" w:hAnsi="Times New Roman" w:cs="Times New Roman"/>
          <w:b/>
          <w:sz w:val="44"/>
          <w:szCs w:val="44"/>
        </w:rPr>
      </w:pPr>
    </w:p>
    <w:p w:rsidR="00D53C51" w:rsidRPr="00492785" w:rsidRDefault="00D53C51" w:rsidP="00492785">
      <w:pPr>
        <w:spacing w:after="0" w:line="360" w:lineRule="auto"/>
        <w:jc w:val="both"/>
        <w:rPr>
          <w:rFonts w:ascii="Times New Roman" w:hAnsi="Times New Roman" w:cs="Times New Roman"/>
          <w:b/>
          <w:sz w:val="44"/>
          <w:szCs w:val="44"/>
        </w:rPr>
      </w:pPr>
    </w:p>
    <w:p w:rsidR="00D53C51" w:rsidRPr="00492785" w:rsidRDefault="00D53C51" w:rsidP="00492785">
      <w:pPr>
        <w:pStyle w:val="Heading1"/>
        <w:spacing w:before="0" w:after="0" w:line="360" w:lineRule="auto"/>
        <w:jc w:val="both"/>
        <w:rPr>
          <w:color w:val="454545"/>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92785">
        <w:rPr>
          <w:color w:val="454545"/>
          <w:sz w:val="44"/>
          <w:szCs w:val="4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Sector</w:t>
      </w:r>
    </w:p>
    <w:p w:rsidR="001F61D8" w:rsidRPr="00492785" w:rsidRDefault="00D53C51" w:rsidP="00492785">
      <w:pPr>
        <w:pStyle w:val="intro"/>
        <w:spacing w:before="0" w:beforeAutospacing="0" w:after="0" w:afterAutospacing="0" w:line="360" w:lineRule="auto"/>
        <w:jc w:val="both"/>
        <w:rPr>
          <w:rFonts w:ascii="Times New Roman" w:hAnsi="Times New Roman"/>
          <w:color w:val="454545"/>
          <w:sz w:val="28"/>
          <w:szCs w:val="28"/>
        </w:rPr>
      </w:pPr>
      <w:r w:rsidRPr="00492785">
        <w:rPr>
          <w:rFonts w:ascii="Times New Roman" w:hAnsi="Times New Roman"/>
          <w:noProof/>
          <w:color w:val="454545"/>
        </w:rPr>
        <w:drawing>
          <wp:inline distT="0" distB="0" distL="0" distR="0">
            <wp:extent cx="1362075" cy="2600325"/>
            <wp:effectExtent l="19050" t="0" r="9525" b="0"/>
            <wp:docPr id="51" name="Picture 51" descr="Picture of hard drive s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ture of hard drive sector"/>
                    <pic:cNvPicPr>
                      <a:picLocks noChangeAspect="1" noChangeArrowheads="1"/>
                    </pic:cNvPicPr>
                  </pic:nvPicPr>
                  <pic:blipFill>
                    <a:blip r:embed="rId35"/>
                    <a:srcRect/>
                    <a:stretch>
                      <a:fillRect/>
                    </a:stretch>
                  </pic:blipFill>
                  <pic:spPr bwMode="auto">
                    <a:xfrm>
                      <a:off x="0" y="0"/>
                      <a:ext cx="1362075" cy="2600325"/>
                    </a:xfrm>
                    <a:prstGeom prst="rect">
                      <a:avLst/>
                    </a:prstGeom>
                    <a:noFill/>
                    <a:ln w="9525">
                      <a:noFill/>
                      <a:miter lim="800000"/>
                      <a:headEnd/>
                      <a:tailEnd/>
                    </a:ln>
                  </pic:spPr>
                </pic:pic>
              </a:graphicData>
            </a:graphic>
          </wp:inline>
        </w:drawing>
      </w:r>
    </w:p>
    <w:p w:rsidR="00D53C51" w:rsidRPr="00492785" w:rsidRDefault="00D53C51" w:rsidP="00492785">
      <w:pPr>
        <w:pStyle w:val="intro"/>
        <w:spacing w:before="0" w:beforeAutospacing="0" w:after="0" w:afterAutospacing="0" w:line="360" w:lineRule="auto"/>
        <w:jc w:val="both"/>
        <w:rPr>
          <w:rFonts w:ascii="Times New Roman" w:hAnsi="Times New Roman"/>
          <w:color w:val="454545"/>
          <w:sz w:val="28"/>
          <w:szCs w:val="28"/>
        </w:rPr>
      </w:pPr>
      <w:r w:rsidRPr="00492785">
        <w:rPr>
          <w:rFonts w:ascii="Times New Roman" w:hAnsi="Times New Roman"/>
          <w:color w:val="454545"/>
          <w:sz w:val="28"/>
          <w:szCs w:val="28"/>
        </w:rPr>
        <w:t xml:space="preserve">A division of a </w:t>
      </w:r>
      <w:hyperlink r:id="rId36" w:history="1">
        <w:r w:rsidRPr="00492785">
          <w:rPr>
            <w:rStyle w:val="Hyperlink"/>
            <w:rFonts w:ascii="Times New Roman" w:hAnsi="Times New Roman"/>
            <w:sz w:val="28"/>
            <w:szCs w:val="28"/>
          </w:rPr>
          <w:t>storage medium</w:t>
        </w:r>
      </w:hyperlink>
      <w:r w:rsidRPr="00492785">
        <w:rPr>
          <w:rFonts w:ascii="Times New Roman" w:hAnsi="Times New Roman"/>
          <w:color w:val="454545"/>
          <w:sz w:val="28"/>
          <w:szCs w:val="28"/>
        </w:rPr>
        <w:t xml:space="preserve"> on a </w:t>
      </w:r>
      <w:hyperlink r:id="rId37" w:history="1">
        <w:r w:rsidRPr="00492785">
          <w:rPr>
            <w:rStyle w:val="Hyperlink"/>
            <w:rFonts w:ascii="Times New Roman" w:hAnsi="Times New Roman"/>
            <w:sz w:val="28"/>
            <w:szCs w:val="28"/>
          </w:rPr>
          <w:t>hard drive</w:t>
        </w:r>
      </w:hyperlink>
      <w:r w:rsidRPr="00492785">
        <w:rPr>
          <w:rFonts w:ascii="Times New Roman" w:hAnsi="Times New Roman"/>
          <w:color w:val="454545"/>
          <w:sz w:val="28"/>
          <w:szCs w:val="28"/>
        </w:rPr>
        <w:t xml:space="preserve"> or </w:t>
      </w:r>
      <w:hyperlink r:id="rId38" w:history="1">
        <w:r w:rsidRPr="00492785">
          <w:rPr>
            <w:rStyle w:val="Hyperlink"/>
            <w:rFonts w:ascii="Times New Roman" w:hAnsi="Times New Roman"/>
            <w:sz w:val="28"/>
            <w:szCs w:val="28"/>
          </w:rPr>
          <w:t>diskette</w:t>
        </w:r>
      </w:hyperlink>
      <w:r w:rsidRPr="00492785">
        <w:rPr>
          <w:rFonts w:ascii="Times New Roman" w:hAnsi="Times New Roman"/>
          <w:color w:val="454545"/>
          <w:sz w:val="28"/>
          <w:szCs w:val="28"/>
        </w:rPr>
        <w:t xml:space="preserve"> that is a wedge shaped section of one of the circular tracks. Each arc is a </w:t>
      </w:r>
      <w:r w:rsidRPr="00492785">
        <w:rPr>
          <w:rFonts w:ascii="Times New Roman" w:hAnsi="Times New Roman"/>
          <w:b/>
          <w:bCs/>
          <w:color w:val="454545"/>
          <w:sz w:val="28"/>
          <w:szCs w:val="28"/>
        </w:rPr>
        <w:t>sector</w:t>
      </w:r>
      <w:r w:rsidRPr="00492785">
        <w:rPr>
          <w:rFonts w:ascii="Times New Roman" w:hAnsi="Times New Roman"/>
          <w:color w:val="454545"/>
          <w:sz w:val="28"/>
          <w:szCs w:val="28"/>
        </w:rPr>
        <w:t xml:space="preserve"> that typically holds 512 bytes of </w:t>
      </w:r>
      <w:hyperlink r:id="rId39" w:history="1">
        <w:r w:rsidRPr="00492785">
          <w:rPr>
            <w:rStyle w:val="Hyperlink"/>
            <w:rFonts w:ascii="Times New Roman" w:hAnsi="Times New Roman"/>
            <w:sz w:val="28"/>
            <w:szCs w:val="28"/>
          </w:rPr>
          <w:t>data</w:t>
        </w:r>
      </w:hyperlink>
      <w:r w:rsidRPr="00492785">
        <w:rPr>
          <w:rFonts w:ascii="Times New Roman" w:hAnsi="Times New Roman"/>
          <w:color w:val="454545"/>
          <w:sz w:val="28"/>
          <w:szCs w:val="28"/>
        </w:rPr>
        <w:t xml:space="preserve"> and is given a sector number for interleaving purposes, so the term sector may refer to the entire single arc. The size of sectors can be customized to maximize the storage area. For example, if a user stores smaller files, decreasing the sector size allows more files to fill the space without any leftover room. The illustration gives an example of what the sector would look like on a disk </w:t>
      </w:r>
      <w:hyperlink r:id="rId40" w:history="1">
        <w:r w:rsidRPr="00492785">
          <w:rPr>
            <w:rStyle w:val="Hyperlink"/>
            <w:rFonts w:ascii="Times New Roman" w:hAnsi="Times New Roman"/>
            <w:sz w:val="28"/>
            <w:szCs w:val="28"/>
          </w:rPr>
          <w:t>platter</w:t>
        </w:r>
      </w:hyperlink>
      <w:r w:rsidRPr="00492785">
        <w:rPr>
          <w:rFonts w:ascii="Times New Roman" w:hAnsi="Times New Roman"/>
          <w:color w:val="454545"/>
          <w:sz w:val="28"/>
          <w:szCs w:val="28"/>
        </w:rPr>
        <w:t>.</w:t>
      </w:r>
    </w:p>
    <w:p w:rsidR="00753064" w:rsidRPr="00492785" w:rsidRDefault="00753064" w:rsidP="00492785">
      <w:pPr>
        <w:pStyle w:val="intro"/>
        <w:spacing w:before="0" w:beforeAutospacing="0" w:after="0" w:afterAutospacing="0" w:line="360" w:lineRule="auto"/>
        <w:jc w:val="both"/>
        <w:rPr>
          <w:rFonts w:ascii="Times New Roman" w:hAnsi="Times New Roman"/>
          <w:color w:val="454545"/>
          <w:sz w:val="28"/>
          <w:szCs w:val="28"/>
        </w:rPr>
      </w:pPr>
      <w:r w:rsidRPr="00492785">
        <w:rPr>
          <w:rFonts w:ascii="Times New Roman" w:hAnsi="Times New Roman"/>
          <w:noProof/>
          <w:color w:val="454545"/>
          <w:sz w:val="28"/>
          <w:szCs w:val="28"/>
        </w:rPr>
        <w:lastRenderedPageBreak/>
        <w:drawing>
          <wp:inline distT="0" distB="0" distL="0" distR="0">
            <wp:extent cx="5619750" cy="8410575"/>
            <wp:effectExtent l="0" t="0" r="0" b="9525"/>
            <wp:docPr id="15" name="Picture 15" descr="H:\Gaju Data\Gajanan.s.b\ssd-vs-h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Gaju Data\Gajanan.s.b\ssd-vs-hd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9750" cy="8410575"/>
                    </a:xfrm>
                    <a:prstGeom prst="rect">
                      <a:avLst/>
                    </a:prstGeom>
                    <a:noFill/>
                    <a:ln>
                      <a:noFill/>
                    </a:ln>
                  </pic:spPr>
                </pic:pic>
              </a:graphicData>
            </a:graphic>
          </wp:inline>
        </w:drawing>
      </w:r>
      <w:r w:rsidR="00811458" w:rsidRPr="00492785">
        <w:rPr>
          <w:rFonts w:ascii="Times New Roman" w:hAnsi="Times New Roman"/>
          <w:noProof/>
          <w:color w:val="454545"/>
          <w:sz w:val="28"/>
          <w:szCs w:val="28"/>
        </w:rPr>
        <w:lastRenderedPageBreak/>
        <w:drawing>
          <wp:inline distT="0" distB="0" distL="0" distR="0">
            <wp:extent cx="3762375" cy="1971675"/>
            <wp:effectExtent l="0" t="0" r="9525" b="9525"/>
            <wp:docPr id="19" name="Picture 19" descr="H:\Gaju Data\Gajanan.s.b\hdd-vs-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Gaju Data\Gajanan.s.b\hdd-vs-ss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2375" cy="1971675"/>
                    </a:xfrm>
                    <a:prstGeom prst="rect">
                      <a:avLst/>
                    </a:prstGeom>
                    <a:noFill/>
                    <a:ln>
                      <a:noFill/>
                    </a:ln>
                  </pic:spPr>
                </pic:pic>
              </a:graphicData>
            </a:graphic>
          </wp:inline>
        </w:drawing>
      </w:r>
    </w:p>
    <w:sectPr w:rsidR="00753064" w:rsidRPr="00492785" w:rsidSect="00EB54BE">
      <w:pgSz w:w="11906" w:h="16838" w:code="9"/>
      <w:pgMar w:top="1440" w:right="1440" w:bottom="1440" w:left="1440" w:header="720" w:footer="72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altName w:val="Trebuchet MS"/>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065CEA"/>
    <w:multiLevelType w:val="multilevel"/>
    <w:tmpl w:val="062ABF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09712A3"/>
    <w:multiLevelType w:val="multilevel"/>
    <w:tmpl w:val="5B54F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F70"/>
    <w:rsid w:val="00036294"/>
    <w:rsid w:val="000B5641"/>
    <w:rsid w:val="001F61D8"/>
    <w:rsid w:val="00287857"/>
    <w:rsid w:val="003313D8"/>
    <w:rsid w:val="003E0FC5"/>
    <w:rsid w:val="00452A0A"/>
    <w:rsid w:val="00492785"/>
    <w:rsid w:val="004E5156"/>
    <w:rsid w:val="0067384D"/>
    <w:rsid w:val="006A078A"/>
    <w:rsid w:val="00753064"/>
    <w:rsid w:val="00753701"/>
    <w:rsid w:val="00770C74"/>
    <w:rsid w:val="00796D2F"/>
    <w:rsid w:val="00811458"/>
    <w:rsid w:val="008D6A59"/>
    <w:rsid w:val="00921F70"/>
    <w:rsid w:val="00B725C7"/>
    <w:rsid w:val="00CE44F1"/>
    <w:rsid w:val="00D53C51"/>
    <w:rsid w:val="00D90F86"/>
    <w:rsid w:val="00DF2367"/>
    <w:rsid w:val="00E038B3"/>
    <w:rsid w:val="00EB54BE"/>
    <w:rsid w:val="00EC293A"/>
    <w:rsid w:val="00F94FD7"/>
    <w:rsid w:val="00FD32F4"/>
    <w:rsid w:val="00FE4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6C47"/>
  <w15:docId w15:val="{E6B01A5D-B4E6-4579-9745-82F4C6F42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21F70"/>
    <w:pPr>
      <w:spacing w:before="161" w:after="16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21F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21F7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F70"/>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921F70"/>
    <w:pPr>
      <w:spacing w:before="360" w:after="360" w:line="367" w:lineRule="atLeast"/>
    </w:pPr>
    <w:rPr>
      <w:rFonts w:ascii="Times New Roman" w:eastAsia="Times New Roman" w:hAnsi="Times New Roman" w:cs="Times New Roman"/>
      <w:color w:val="666666"/>
      <w:sz w:val="23"/>
      <w:szCs w:val="23"/>
    </w:rPr>
  </w:style>
  <w:style w:type="paragraph" w:styleId="ListParagraph">
    <w:name w:val="List Paragraph"/>
    <w:basedOn w:val="Normal"/>
    <w:uiPriority w:val="34"/>
    <w:qFormat/>
    <w:rsid w:val="00921F70"/>
    <w:pPr>
      <w:ind w:left="720"/>
      <w:contextualSpacing/>
    </w:pPr>
  </w:style>
  <w:style w:type="character" w:customStyle="1" w:styleId="Heading2Char">
    <w:name w:val="Heading 2 Char"/>
    <w:basedOn w:val="DefaultParagraphFont"/>
    <w:link w:val="Heading2"/>
    <w:uiPriority w:val="9"/>
    <w:semiHidden/>
    <w:rsid w:val="00921F7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21F70"/>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921F70"/>
    <w:rPr>
      <w:color w:val="336699"/>
      <w:u w:val="single"/>
    </w:rPr>
  </w:style>
  <w:style w:type="character" w:customStyle="1" w:styleId="item-control1">
    <w:name w:val="item-control1"/>
    <w:basedOn w:val="DefaultParagraphFont"/>
    <w:rsid w:val="00921F70"/>
    <w:rPr>
      <w:vanish/>
      <w:webHidden w:val="0"/>
      <w:specVanish w:val="0"/>
    </w:rPr>
  </w:style>
  <w:style w:type="paragraph" w:styleId="BalloonText">
    <w:name w:val="Balloon Text"/>
    <w:basedOn w:val="Normal"/>
    <w:link w:val="BalloonTextChar"/>
    <w:uiPriority w:val="99"/>
    <w:semiHidden/>
    <w:unhideWhenUsed/>
    <w:rsid w:val="00921F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F70"/>
    <w:rPr>
      <w:rFonts w:ascii="Tahoma" w:hAnsi="Tahoma" w:cs="Tahoma"/>
      <w:sz w:val="16"/>
      <w:szCs w:val="16"/>
    </w:rPr>
  </w:style>
  <w:style w:type="character" w:styleId="HTMLCite">
    <w:name w:val="HTML Cite"/>
    <w:basedOn w:val="DefaultParagraphFont"/>
    <w:uiPriority w:val="99"/>
    <w:semiHidden/>
    <w:unhideWhenUsed/>
    <w:rsid w:val="008D6A59"/>
    <w:rPr>
      <w:i/>
      <w:iCs/>
    </w:rPr>
  </w:style>
  <w:style w:type="paragraph" w:customStyle="1" w:styleId="photo-cap">
    <w:name w:val="photo-cap"/>
    <w:basedOn w:val="Normal"/>
    <w:rsid w:val="008D6A5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hoto-attribution">
    <w:name w:val="photo-attribution"/>
    <w:basedOn w:val="Normal"/>
    <w:rsid w:val="008D6A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cell2">
    <w:name w:val="ad-cell2"/>
    <w:basedOn w:val="DefaultParagraphFont"/>
    <w:rsid w:val="008D6A59"/>
  </w:style>
  <w:style w:type="character" w:customStyle="1" w:styleId="ad-line2">
    <w:name w:val="ad-line2"/>
    <w:basedOn w:val="DefaultParagraphFont"/>
    <w:rsid w:val="008D6A59"/>
  </w:style>
  <w:style w:type="paragraph" w:customStyle="1" w:styleId="intro">
    <w:name w:val="intro"/>
    <w:basedOn w:val="Normal"/>
    <w:rsid w:val="00D53C51"/>
    <w:pPr>
      <w:spacing w:before="100" w:beforeAutospacing="1" w:after="100" w:afterAutospacing="1" w:line="240" w:lineRule="auto"/>
    </w:pPr>
    <w:rPr>
      <w:rFonts w:ascii="Verdana" w:eastAsia="Times New Roman" w:hAnsi="Verdana" w:cs="Times New Roman"/>
      <w:sz w:val="26"/>
      <w:szCs w:val="26"/>
    </w:rPr>
  </w:style>
  <w:style w:type="paragraph" w:customStyle="1" w:styleId="Default">
    <w:name w:val="Default"/>
    <w:rsid w:val="00753701"/>
    <w:pPr>
      <w:autoSpaceDE w:val="0"/>
      <w:autoSpaceDN w:val="0"/>
      <w:adjustRightInd w:val="0"/>
      <w:spacing w:after="0" w:line="240" w:lineRule="auto"/>
    </w:pPr>
    <w:rPr>
      <w:rFonts w:ascii="Trebuchet MS" w:hAnsi="Trebuchet MS" w:cs="Trebuchet M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090503">
      <w:bodyDiv w:val="1"/>
      <w:marLeft w:val="0"/>
      <w:marRight w:val="0"/>
      <w:marTop w:val="0"/>
      <w:marBottom w:val="0"/>
      <w:divBdr>
        <w:top w:val="none" w:sz="0" w:space="0" w:color="auto"/>
        <w:left w:val="none" w:sz="0" w:space="0" w:color="auto"/>
        <w:bottom w:val="none" w:sz="0" w:space="0" w:color="auto"/>
        <w:right w:val="none" w:sz="0" w:space="0" w:color="auto"/>
      </w:divBdr>
      <w:divsChild>
        <w:div w:id="184943587">
          <w:marLeft w:val="0"/>
          <w:marRight w:val="0"/>
          <w:marTop w:val="0"/>
          <w:marBottom w:val="0"/>
          <w:divBdr>
            <w:top w:val="none" w:sz="0" w:space="0" w:color="auto"/>
            <w:left w:val="none" w:sz="0" w:space="0" w:color="auto"/>
            <w:bottom w:val="none" w:sz="0" w:space="0" w:color="auto"/>
            <w:right w:val="none" w:sz="0" w:space="0" w:color="auto"/>
          </w:divBdr>
          <w:divsChild>
            <w:div w:id="814680712">
              <w:marLeft w:val="0"/>
              <w:marRight w:val="0"/>
              <w:marTop w:val="0"/>
              <w:marBottom w:val="0"/>
              <w:divBdr>
                <w:top w:val="none" w:sz="0" w:space="0" w:color="auto"/>
                <w:left w:val="none" w:sz="0" w:space="0" w:color="auto"/>
                <w:bottom w:val="none" w:sz="0" w:space="0" w:color="auto"/>
                <w:right w:val="none" w:sz="0" w:space="0" w:color="auto"/>
              </w:divBdr>
              <w:divsChild>
                <w:div w:id="124008877">
                  <w:marLeft w:val="0"/>
                  <w:marRight w:val="0"/>
                  <w:marTop w:val="0"/>
                  <w:marBottom w:val="0"/>
                  <w:divBdr>
                    <w:top w:val="none" w:sz="0" w:space="0" w:color="auto"/>
                    <w:left w:val="none" w:sz="0" w:space="0" w:color="auto"/>
                    <w:bottom w:val="none" w:sz="0" w:space="0" w:color="auto"/>
                    <w:right w:val="none" w:sz="0" w:space="0" w:color="auto"/>
                  </w:divBdr>
                  <w:divsChild>
                    <w:div w:id="2125927892">
                      <w:marLeft w:val="0"/>
                      <w:marRight w:val="0"/>
                      <w:marTop w:val="0"/>
                      <w:marBottom w:val="0"/>
                      <w:divBdr>
                        <w:top w:val="none" w:sz="0" w:space="0" w:color="auto"/>
                        <w:left w:val="single" w:sz="6" w:space="0" w:color="CDCDCD"/>
                        <w:bottom w:val="none" w:sz="0" w:space="0" w:color="auto"/>
                        <w:right w:val="none" w:sz="0" w:space="0" w:color="auto"/>
                      </w:divBdr>
                      <w:divsChild>
                        <w:div w:id="1970699796">
                          <w:marLeft w:val="0"/>
                          <w:marRight w:val="0"/>
                          <w:marTop w:val="0"/>
                          <w:marBottom w:val="0"/>
                          <w:divBdr>
                            <w:top w:val="none" w:sz="0" w:space="0" w:color="auto"/>
                            <w:left w:val="none" w:sz="0" w:space="0" w:color="auto"/>
                            <w:bottom w:val="none" w:sz="0" w:space="0" w:color="auto"/>
                            <w:right w:val="none" w:sz="0" w:space="0" w:color="auto"/>
                          </w:divBdr>
                          <w:divsChild>
                            <w:div w:id="1502164545">
                              <w:marLeft w:val="0"/>
                              <w:marRight w:val="0"/>
                              <w:marTop w:val="0"/>
                              <w:marBottom w:val="0"/>
                              <w:divBdr>
                                <w:top w:val="none" w:sz="0" w:space="0" w:color="auto"/>
                                <w:left w:val="none" w:sz="0" w:space="0" w:color="auto"/>
                                <w:bottom w:val="none" w:sz="0" w:space="0" w:color="auto"/>
                                <w:right w:val="single" w:sz="6" w:space="0" w:color="CDCDCD"/>
                              </w:divBdr>
                              <w:divsChild>
                                <w:div w:id="1175070808">
                                  <w:marLeft w:val="0"/>
                                  <w:marRight w:val="0"/>
                                  <w:marTop w:val="0"/>
                                  <w:marBottom w:val="0"/>
                                  <w:divBdr>
                                    <w:top w:val="none" w:sz="0" w:space="0" w:color="auto"/>
                                    <w:left w:val="none" w:sz="0" w:space="0" w:color="auto"/>
                                    <w:bottom w:val="none" w:sz="0" w:space="0" w:color="auto"/>
                                    <w:right w:val="none" w:sz="0" w:space="0" w:color="auto"/>
                                  </w:divBdr>
                                  <w:divsChild>
                                    <w:div w:id="1671761092">
                                      <w:marLeft w:val="0"/>
                                      <w:marRight w:val="0"/>
                                      <w:marTop w:val="0"/>
                                      <w:marBottom w:val="0"/>
                                      <w:divBdr>
                                        <w:top w:val="none" w:sz="0" w:space="0" w:color="auto"/>
                                        <w:left w:val="none" w:sz="0" w:space="0" w:color="auto"/>
                                        <w:bottom w:val="none" w:sz="0" w:space="0" w:color="auto"/>
                                        <w:right w:val="none" w:sz="0" w:space="0" w:color="auto"/>
                                      </w:divBdr>
                                      <w:divsChild>
                                        <w:div w:id="95293377">
                                          <w:marLeft w:val="0"/>
                                          <w:marRight w:val="0"/>
                                          <w:marTop w:val="0"/>
                                          <w:marBottom w:val="0"/>
                                          <w:divBdr>
                                            <w:top w:val="none" w:sz="0" w:space="0" w:color="auto"/>
                                            <w:left w:val="none" w:sz="0" w:space="0" w:color="auto"/>
                                            <w:bottom w:val="none" w:sz="0" w:space="0" w:color="auto"/>
                                            <w:right w:val="none" w:sz="0" w:space="0" w:color="auto"/>
                                          </w:divBdr>
                                          <w:divsChild>
                                            <w:div w:id="848757443">
                                              <w:marLeft w:val="0"/>
                                              <w:marRight w:val="0"/>
                                              <w:marTop w:val="0"/>
                                              <w:marBottom w:val="0"/>
                                              <w:divBdr>
                                                <w:top w:val="none" w:sz="0" w:space="0" w:color="auto"/>
                                                <w:left w:val="none" w:sz="0" w:space="0" w:color="auto"/>
                                                <w:bottom w:val="none" w:sz="0" w:space="0" w:color="auto"/>
                                                <w:right w:val="none" w:sz="0" w:space="0" w:color="auto"/>
                                              </w:divBdr>
                                              <w:divsChild>
                                                <w:div w:id="1279141859">
                                                  <w:marLeft w:val="0"/>
                                                  <w:marRight w:val="0"/>
                                                  <w:marTop w:val="0"/>
                                                  <w:marBottom w:val="0"/>
                                                  <w:divBdr>
                                                    <w:top w:val="none" w:sz="0" w:space="0" w:color="auto"/>
                                                    <w:left w:val="none" w:sz="0" w:space="0" w:color="auto"/>
                                                    <w:bottom w:val="none" w:sz="0" w:space="0" w:color="auto"/>
                                                    <w:right w:val="none" w:sz="0" w:space="0" w:color="auto"/>
                                                  </w:divBdr>
                                                  <w:divsChild>
                                                    <w:div w:id="154802296">
                                                      <w:marLeft w:val="0"/>
                                                      <w:marRight w:val="0"/>
                                                      <w:marTop w:val="0"/>
                                                      <w:marBottom w:val="0"/>
                                                      <w:divBdr>
                                                        <w:top w:val="none" w:sz="0" w:space="0" w:color="auto"/>
                                                        <w:left w:val="none" w:sz="0" w:space="0" w:color="auto"/>
                                                        <w:bottom w:val="none" w:sz="0" w:space="0" w:color="auto"/>
                                                        <w:right w:val="none" w:sz="0" w:space="0" w:color="auto"/>
                                                      </w:divBdr>
                                                      <w:divsChild>
                                                        <w:div w:id="1379163967">
                                                          <w:marLeft w:val="0"/>
                                                          <w:marRight w:val="0"/>
                                                          <w:marTop w:val="0"/>
                                                          <w:marBottom w:val="600"/>
                                                          <w:divBdr>
                                                            <w:top w:val="none" w:sz="0" w:space="0" w:color="auto"/>
                                                            <w:left w:val="none" w:sz="0" w:space="0" w:color="auto"/>
                                                            <w:bottom w:val="none" w:sz="0" w:space="0" w:color="auto"/>
                                                            <w:right w:val="none" w:sz="0" w:space="0" w:color="auto"/>
                                                          </w:divBdr>
                                                          <w:divsChild>
                                                            <w:div w:id="1936013915">
                                                              <w:marLeft w:val="0"/>
                                                              <w:marRight w:val="0"/>
                                                              <w:marTop w:val="0"/>
                                                              <w:marBottom w:val="0"/>
                                                              <w:divBdr>
                                                                <w:top w:val="none" w:sz="0" w:space="0" w:color="auto"/>
                                                                <w:left w:val="none" w:sz="0" w:space="0" w:color="auto"/>
                                                                <w:bottom w:val="none" w:sz="0" w:space="0" w:color="auto"/>
                                                                <w:right w:val="none" w:sz="0" w:space="0" w:color="auto"/>
                                                              </w:divBdr>
                                                              <w:divsChild>
                                                                <w:div w:id="804853067">
                                                                  <w:marLeft w:val="0"/>
                                                                  <w:marRight w:val="0"/>
                                                                  <w:marTop w:val="0"/>
                                                                  <w:marBottom w:val="0"/>
                                                                  <w:divBdr>
                                                                    <w:top w:val="none" w:sz="0" w:space="0" w:color="auto"/>
                                                                    <w:left w:val="none" w:sz="0" w:space="0" w:color="auto"/>
                                                                    <w:bottom w:val="none" w:sz="0" w:space="0" w:color="auto"/>
                                                                    <w:right w:val="none" w:sz="0" w:space="0" w:color="auto"/>
                                                                  </w:divBdr>
                                                                  <w:divsChild>
                                                                    <w:div w:id="929197548">
                                                                      <w:marLeft w:val="0"/>
                                                                      <w:marRight w:val="0"/>
                                                                      <w:marTop w:val="0"/>
                                                                      <w:marBottom w:val="0"/>
                                                                      <w:divBdr>
                                                                        <w:top w:val="none" w:sz="0" w:space="0" w:color="auto"/>
                                                                        <w:left w:val="none" w:sz="0" w:space="0" w:color="auto"/>
                                                                        <w:bottom w:val="none" w:sz="0" w:space="0" w:color="auto"/>
                                                                        <w:right w:val="none" w:sz="0" w:space="0" w:color="auto"/>
                                                                      </w:divBdr>
                                                                      <w:divsChild>
                                                                        <w:div w:id="207935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1830503">
      <w:bodyDiv w:val="1"/>
      <w:marLeft w:val="0"/>
      <w:marRight w:val="0"/>
      <w:marTop w:val="0"/>
      <w:marBottom w:val="0"/>
      <w:divBdr>
        <w:top w:val="none" w:sz="0" w:space="0" w:color="auto"/>
        <w:left w:val="none" w:sz="0" w:space="0" w:color="auto"/>
        <w:bottom w:val="none" w:sz="0" w:space="0" w:color="auto"/>
        <w:right w:val="none" w:sz="0" w:space="0" w:color="auto"/>
      </w:divBdr>
      <w:divsChild>
        <w:div w:id="281542790">
          <w:marLeft w:val="0"/>
          <w:marRight w:val="0"/>
          <w:marTop w:val="0"/>
          <w:marBottom w:val="0"/>
          <w:divBdr>
            <w:top w:val="none" w:sz="0" w:space="0" w:color="auto"/>
            <w:left w:val="none" w:sz="0" w:space="0" w:color="auto"/>
            <w:bottom w:val="none" w:sz="0" w:space="0" w:color="auto"/>
            <w:right w:val="none" w:sz="0" w:space="0" w:color="auto"/>
          </w:divBdr>
          <w:divsChild>
            <w:div w:id="991371166">
              <w:marLeft w:val="300"/>
              <w:marRight w:val="300"/>
              <w:marTop w:val="300"/>
              <w:marBottom w:val="0"/>
              <w:divBdr>
                <w:top w:val="none" w:sz="0" w:space="0" w:color="auto"/>
                <w:left w:val="none" w:sz="0" w:space="0" w:color="auto"/>
                <w:bottom w:val="none" w:sz="0" w:space="0" w:color="auto"/>
                <w:right w:val="none" w:sz="0" w:space="0" w:color="auto"/>
              </w:divBdr>
              <w:divsChild>
                <w:div w:id="743069470">
                  <w:marLeft w:val="300"/>
                  <w:marRight w:val="300"/>
                  <w:marTop w:val="0"/>
                  <w:marBottom w:val="0"/>
                  <w:divBdr>
                    <w:top w:val="none" w:sz="0" w:space="0" w:color="auto"/>
                    <w:left w:val="none" w:sz="0" w:space="0" w:color="auto"/>
                    <w:bottom w:val="none" w:sz="0" w:space="0" w:color="auto"/>
                    <w:right w:val="none" w:sz="0" w:space="0" w:color="auto"/>
                  </w:divBdr>
                  <w:divsChild>
                    <w:div w:id="2056155425">
                      <w:marLeft w:val="0"/>
                      <w:marRight w:val="0"/>
                      <w:marTop w:val="0"/>
                      <w:marBottom w:val="0"/>
                      <w:divBdr>
                        <w:top w:val="none" w:sz="0" w:space="0" w:color="auto"/>
                        <w:left w:val="none" w:sz="0" w:space="0" w:color="auto"/>
                        <w:bottom w:val="none" w:sz="0" w:space="0" w:color="auto"/>
                        <w:right w:val="none" w:sz="0" w:space="0" w:color="auto"/>
                      </w:divBdr>
                      <w:divsChild>
                        <w:div w:id="164180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872612">
      <w:bodyDiv w:val="1"/>
      <w:marLeft w:val="0"/>
      <w:marRight w:val="0"/>
      <w:marTop w:val="0"/>
      <w:marBottom w:val="0"/>
      <w:divBdr>
        <w:top w:val="none" w:sz="0" w:space="0" w:color="auto"/>
        <w:left w:val="none" w:sz="0" w:space="0" w:color="auto"/>
        <w:bottom w:val="none" w:sz="0" w:space="0" w:color="auto"/>
        <w:right w:val="none" w:sz="0" w:space="0" w:color="auto"/>
      </w:divBdr>
      <w:divsChild>
        <w:div w:id="190651509">
          <w:marLeft w:val="0"/>
          <w:marRight w:val="0"/>
          <w:marTop w:val="0"/>
          <w:marBottom w:val="0"/>
          <w:divBdr>
            <w:top w:val="none" w:sz="0" w:space="0" w:color="auto"/>
            <w:left w:val="none" w:sz="0" w:space="0" w:color="auto"/>
            <w:bottom w:val="none" w:sz="0" w:space="0" w:color="auto"/>
            <w:right w:val="none" w:sz="0" w:space="0" w:color="auto"/>
          </w:divBdr>
          <w:divsChild>
            <w:div w:id="543106401">
              <w:marLeft w:val="0"/>
              <w:marRight w:val="0"/>
              <w:marTop w:val="0"/>
              <w:marBottom w:val="0"/>
              <w:divBdr>
                <w:top w:val="none" w:sz="0" w:space="0" w:color="auto"/>
                <w:left w:val="none" w:sz="0" w:space="0" w:color="auto"/>
                <w:bottom w:val="none" w:sz="0" w:space="0" w:color="auto"/>
                <w:right w:val="none" w:sz="0" w:space="0" w:color="auto"/>
              </w:divBdr>
              <w:divsChild>
                <w:div w:id="1472552467">
                  <w:marLeft w:val="0"/>
                  <w:marRight w:val="0"/>
                  <w:marTop w:val="0"/>
                  <w:marBottom w:val="0"/>
                  <w:divBdr>
                    <w:top w:val="none" w:sz="0" w:space="0" w:color="auto"/>
                    <w:left w:val="none" w:sz="0" w:space="0" w:color="auto"/>
                    <w:bottom w:val="none" w:sz="0" w:space="0" w:color="auto"/>
                    <w:right w:val="none" w:sz="0" w:space="0" w:color="auto"/>
                  </w:divBdr>
                  <w:divsChild>
                    <w:div w:id="25520791">
                      <w:marLeft w:val="0"/>
                      <w:marRight w:val="0"/>
                      <w:marTop w:val="0"/>
                      <w:marBottom w:val="0"/>
                      <w:divBdr>
                        <w:top w:val="none" w:sz="0" w:space="0" w:color="auto"/>
                        <w:left w:val="none" w:sz="0" w:space="0" w:color="auto"/>
                        <w:bottom w:val="none" w:sz="0" w:space="0" w:color="auto"/>
                        <w:right w:val="none" w:sz="0" w:space="0" w:color="auto"/>
                      </w:divBdr>
                      <w:divsChild>
                        <w:div w:id="502472963">
                          <w:marLeft w:val="0"/>
                          <w:marRight w:val="0"/>
                          <w:marTop w:val="0"/>
                          <w:marBottom w:val="0"/>
                          <w:divBdr>
                            <w:top w:val="none" w:sz="0" w:space="0" w:color="auto"/>
                            <w:left w:val="none" w:sz="0" w:space="0" w:color="auto"/>
                            <w:bottom w:val="none" w:sz="0" w:space="0" w:color="auto"/>
                            <w:right w:val="none" w:sz="0" w:space="0" w:color="auto"/>
                          </w:divBdr>
                          <w:divsChild>
                            <w:div w:id="331955445">
                              <w:marLeft w:val="0"/>
                              <w:marRight w:val="0"/>
                              <w:marTop w:val="0"/>
                              <w:marBottom w:val="0"/>
                              <w:divBdr>
                                <w:top w:val="none" w:sz="0" w:space="0" w:color="auto"/>
                                <w:left w:val="none" w:sz="0" w:space="0" w:color="auto"/>
                                <w:bottom w:val="none" w:sz="0" w:space="0" w:color="auto"/>
                                <w:right w:val="none" w:sz="0" w:space="0" w:color="auto"/>
                              </w:divBdr>
                              <w:divsChild>
                                <w:div w:id="122626528">
                                  <w:marLeft w:val="0"/>
                                  <w:marRight w:val="0"/>
                                  <w:marTop w:val="0"/>
                                  <w:marBottom w:val="0"/>
                                  <w:divBdr>
                                    <w:top w:val="none" w:sz="0" w:space="0" w:color="auto"/>
                                    <w:left w:val="none" w:sz="0" w:space="0" w:color="auto"/>
                                    <w:bottom w:val="none" w:sz="0" w:space="0" w:color="auto"/>
                                    <w:right w:val="none" w:sz="0" w:space="0" w:color="auto"/>
                                  </w:divBdr>
                                  <w:divsChild>
                                    <w:div w:id="626858219">
                                      <w:marLeft w:val="0"/>
                                      <w:marRight w:val="0"/>
                                      <w:marTop w:val="0"/>
                                      <w:marBottom w:val="0"/>
                                      <w:divBdr>
                                        <w:top w:val="none" w:sz="0" w:space="0" w:color="auto"/>
                                        <w:left w:val="none" w:sz="0" w:space="0" w:color="auto"/>
                                        <w:bottom w:val="none" w:sz="0" w:space="0" w:color="auto"/>
                                        <w:right w:val="none" w:sz="0" w:space="0" w:color="auto"/>
                                      </w:divBdr>
                                      <w:divsChild>
                                        <w:div w:id="561525841">
                                          <w:marLeft w:val="0"/>
                                          <w:marRight w:val="0"/>
                                          <w:marTop w:val="0"/>
                                          <w:marBottom w:val="0"/>
                                          <w:divBdr>
                                            <w:top w:val="none" w:sz="0" w:space="0" w:color="auto"/>
                                            <w:left w:val="none" w:sz="0" w:space="0" w:color="auto"/>
                                            <w:bottom w:val="none" w:sz="0" w:space="0" w:color="auto"/>
                                            <w:right w:val="none" w:sz="0" w:space="0" w:color="auto"/>
                                          </w:divBdr>
                                          <w:divsChild>
                                            <w:div w:id="680738157">
                                              <w:marLeft w:val="0"/>
                                              <w:marRight w:val="0"/>
                                              <w:marTop w:val="0"/>
                                              <w:marBottom w:val="0"/>
                                              <w:divBdr>
                                                <w:top w:val="none" w:sz="0" w:space="0" w:color="auto"/>
                                                <w:left w:val="none" w:sz="0" w:space="0" w:color="auto"/>
                                                <w:bottom w:val="none" w:sz="0" w:space="0" w:color="auto"/>
                                                <w:right w:val="none" w:sz="0" w:space="0" w:color="auto"/>
                                              </w:divBdr>
                                              <w:divsChild>
                                                <w:div w:id="1422532134">
                                                  <w:marLeft w:val="0"/>
                                                  <w:marRight w:val="0"/>
                                                  <w:marTop w:val="0"/>
                                                  <w:marBottom w:val="0"/>
                                                  <w:divBdr>
                                                    <w:top w:val="none" w:sz="0" w:space="0" w:color="auto"/>
                                                    <w:left w:val="none" w:sz="0" w:space="0" w:color="auto"/>
                                                    <w:bottom w:val="none" w:sz="0" w:space="0" w:color="auto"/>
                                                    <w:right w:val="none" w:sz="0" w:space="0" w:color="auto"/>
                                                  </w:divBdr>
                                                  <w:divsChild>
                                                    <w:div w:id="17148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1865519">
      <w:bodyDiv w:val="1"/>
      <w:marLeft w:val="0"/>
      <w:marRight w:val="0"/>
      <w:marTop w:val="0"/>
      <w:marBottom w:val="0"/>
      <w:divBdr>
        <w:top w:val="none" w:sz="0" w:space="0" w:color="auto"/>
        <w:left w:val="none" w:sz="0" w:space="0" w:color="auto"/>
        <w:bottom w:val="none" w:sz="0" w:space="0" w:color="auto"/>
        <w:right w:val="none" w:sz="0" w:space="0" w:color="auto"/>
      </w:divBdr>
      <w:divsChild>
        <w:div w:id="2023310746">
          <w:marLeft w:val="0"/>
          <w:marRight w:val="0"/>
          <w:marTop w:val="0"/>
          <w:marBottom w:val="0"/>
          <w:divBdr>
            <w:top w:val="none" w:sz="0" w:space="0" w:color="auto"/>
            <w:left w:val="none" w:sz="0" w:space="0" w:color="auto"/>
            <w:bottom w:val="none" w:sz="0" w:space="0" w:color="auto"/>
            <w:right w:val="none" w:sz="0" w:space="0" w:color="auto"/>
          </w:divBdr>
        </w:div>
      </w:divsChild>
    </w:div>
    <w:div w:id="1549225977">
      <w:bodyDiv w:val="1"/>
      <w:marLeft w:val="0"/>
      <w:marRight w:val="0"/>
      <w:marTop w:val="0"/>
      <w:marBottom w:val="0"/>
      <w:divBdr>
        <w:top w:val="none" w:sz="0" w:space="0" w:color="auto"/>
        <w:left w:val="none" w:sz="0" w:space="0" w:color="auto"/>
        <w:bottom w:val="none" w:sz="0" w:space="0" w:color="auto"/>
        <w:right w:val="none" w:sz="0" w:space="0" w:color="auto"/>
      </w:divBdr>
      <w:divsChild>
        <w:div w:id="1694306247">
          <w:marLeft w:val="0"/>
          <w:marRight w:val="0"/>
          <w:marTop w:val="0"/>
          <w:marBottom w:val="0"/>
          <w:divBdr>
            <w:top w:val="none" w:sz="0" w:space="0" w:color="auto"/>
            <w:left w:val="none" w:sz="0" w:space="0" w:color="auto"/>
            <w:bottom w:val="none" w:sz="0" w:space="0" w:color="auto"/>
            <w:right w:val="none" w:sz="0" w:space="0" w:color="auto"/>
          </w:divBdr>
          <w:divsChild>
            <w:div w:id="575163386">
              <w:marLeft w:val="0"/>
              <w:marRight w:val="0"/>
              <w:marTop w:val="0"/>
              <w:marBottom w:val="0"/>
              <w:divBdr>
                <w:top w:val="none" w:sz="0" w:space="0" w:color="auto"/>
                <w:left w:val="none" w:sz="0" w:space="0" w:color="auto"/>
                <w:bottom w:val="none" w:sz="0" w:space="0" w:color="auto"/>
                <w:right w:val="none" w:sz="0" w:space="0" w:color="auto"/>
              </w:divBdr>
              <w:divsChild>
                <w:div w:id="1666547665">
                  <w:marLeft w:val="0"/>
                  <w:marRight w:val="0"/>
                  <w:marTop w:val="0"/>
                  <w:marBottom w:val="0"/>
                  <w:divBdr>
                    <w:top w:val="none" w:sz="0" w:space="0" w:color="auto"/>
                    <w:left w:val="none" w:sz="0" w:space="0" w:color="auto"/>
                    <w:bottom w:val="none" w:sz="0" w:space="0" w:color="auto"/>
                    <w:right w:val="none" w:sz="0" w:space="0" w:color="auto"/>
                  </w:divBdr>
                  <w:divsChild>
                    <w:div w:id="1567184721">
                      <w:marLeft w:val="0"/>
                      <w:marRight w:val="0"/>
                      <w:marTop w:val="0"/>
                      <w:marBottom w:val="0"/>
                      <w:divBdr>
                        <w:top w:val="none" w:sz="0" w:space="0" w:color="auto"/>
                        <w:left w:val="single" w:sz="6" w:space="0" w:color="CDCDCD"/>
                        <w:bottom w:val="none" w:sz="0" w:space="0" w:color="auto"/>
                        <w:right w:val="none" w:sz="0" w:space="0" w:color="auto"/>
                      </w:divBdr>
                      <w:divsChild>
                        <w:div w:id="1728917780">
                          <w:marLeft w:val="0"/>
                          <w:marRight w:val="0"/>
                          <w:marTop w:val="0"/>
                          <w:marBottom w:val="0"/>
                          <w:divBdr>
                            <w:top w:val="none" w:sz="0" w:space="0" w:color="auto"/>
                            <w:left w:val="none" w:sz="0" w:space="0" w:color="auto"/>
                            <w:bottom w:val="none" w:sz="0" w:space="0" w:color="auto"/>
                            <w:right w:val="none" w:sz="0" w:space="0" w:color="auto"/>
                          </w:divBdr>
                          <w:divsChild>
                            <w:div w:id="1519656221">
                              <w:marLeft w:val="0"/>
                              <w:marRight w:val="0"/>
                              <w:marTop w:val="0"/>
                              <w:marBottom w:val="0"/>
                              <w:divBdr>
                                <w:top w:val="none" w:sz="0" w:space="0" w:color="auto"/>
                                <w:left w:val="none" w:sz="0" w:space="0" w:color="auto"/>
                                <w:bottom w:val="none" w:sz="0" w:space="0" w:color="auto"/>
                                <w:right w:val="single" w:sz="6" w:space="0" w:color="CDCDCD"/>
                              </w:divBdr>
                              <w:divsChild>
                                <w:div w:id="1951012391">
                                  <w:marLeft w:val="0"/>
                                  <w:marRight w:val="0"/>
                                  <w:marTop w:val="0"/>
                                  <w:marBottom w:val="0"/>
                                  <w:divBdr>
                                    <w:top w:val="none" w:sz="0" w:space="0" w:color="auto"/>
                                    <w:left w:val="none" w:sz="0" w:space="0" w:color="auto"/>
                                    <w:bottom w:val="none" w:sz="0" w:space="0" w:color="auto"/>
                                    <w:right w:val="none" w:sz="0" w:space="0" w:color="auto"/>
                                  </w:divBdr>
                                  <w:divsChild>
                                    <w:div w:id="101411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1881734">
      <w:bodyDiv w:val="1"/>
      <w:marLeft w:val="0"/>
      <w:marRight w:val="0"/>
      <w:marTop w:val="0"/>
      <w:marBottom w:val="0"/>
      <w:divBdr>
        <w:top w:val="none" w:sz="0" w:space="0" w:color="auto"/>
        <w:left w:val="none" w:sz="0" w:space="0" w:color="auto"/>
        <w:bottom w:val="none" w:sz="0" w:space="0" w:color="auto"/>
        <w:right w:val="none" w:sz="0" w:space="0" w:color="auto"/>
      </w:divBdr>
      <w:divsChild>
        <w:div w:id="1743485876">
          <w:marLeft w:val="0"/>
          <w:marRight w:val="0"/>
          <w:marTop w:val="0"/>
          <w:marBottom w:val="0"/>
          <w:divBdr>
            <w:top w:val="none" w:sz="0" w:space="0" w:color="auto"/>
            <w:left w:val="none" w:sz="0" w:space="0" w:color="auto"/>
            <w:bottom w:val="none" w:sz="0" w:space="0" w:color="auto"/>
            <w:right w:val="none" w:sz="0" w:space="0" w:color="auto"/>
          </w:divBdr>
          <w:divsChild>
            <w:div w:id="1622421577">
              <w:marLeft w:val="0"/>
              <w:marRight w:val="0"/>
              <w:marTop w:val="0"/>
              <w:marBottom w:val="0"/>
              <w:divBdr>
                <w:top w:val="none" w:sz="0" w:space="0" w:color="auto"/>
                <w:left w:val="none" w:sz="0" w:space="0" w:color="auto"/>
                <w:bottom w:val="none" w:sz="0" w:space="0" w:color="auto"/>
                <w:right w:val="none" w:sz="0" w:space="0" w:color="auto"/>
              </w:divBdr>
              <w:divsChild>
                <w:div w:id="192428622">
                  <w:marLeft w:val="0"/>
                  <w:marRight w:val="0"/>
                  <w:marTop w:val="0"/>
                  <w:marBottom w:val="0"/>
                  <w:divBdr>
                    <w:top w:val="none" w:sz="0" w:space="0" w:color="auto"/>
                    <w:left w:val="none" w:sz="0" w:space="0" w:color="auto"/>
                    <w:bottom w:val="none" w:sz="0" w:space="0" w:color="auto"/>
                    <w:right w:val="none" w:sz="0" w:space="0" w:color="auto"/>
                  </w:divBdr>
                  <w:divsChild>
                    <w:div w:id="25955299">
                      <w:marLeft w:val="0"/>
                      <w:marRight w:val="0"/>
                      <w:marTop w:val="0"/>
                      <w:marBottom w:val="0"/>
                      <w:divBdr>
                        <w:top w:val="none" w:sz="0" w:space="0" w:color="auto"/>
                        <w:left w:val="none" w:sz="0" w:space="0" w:color="auto"/>
                        <w:bottom w:val="none" w:sz="0" w:space="0" w:color="auto"/>
                        <w:right w:val="none" w:sz="0" w:space="0" w:color="auto"/>
                      </w:divBdr>
                      <w:divsChild>
                        <w:div w:id="1091006465">
                          <w:marLeft w:val="0"/>
                          <w:marRight w:val="0"/>
                          <w:marTop w:val="0"/>
                          <w:marBottom w:val="345"/>
                          <w:divBdr>
                            <w:top w:val="none" w:sz="0" w:space="0" w:color="auto"/>
                            <w:left w:val="none" w:sz="0" w:space="0" w:color="auto"/>
                            <w:bottom w:val="none" w:sz="0" w:space="0" w:color="auto"/>
                            <w:right w:val="none" w:sz="0" w:space="0" w:color="auto"/>
                          </w:divBdr>
                          <w:divsChild>
                            <w:div w:id="209926593">
                              <w:marLeft w:val="0"/>
                              <w:marRight w:val="0"/>
                              <w:marTop w:val="0"/>
                              <w:marBottom w:val="0"/>
                              <w:divBdr>
                                <w:top w:val="none" w:sz="0" w:space="0" w:color="auto"/>
                                <w:left w:val="none" w:sz="0" w:space="0" w:color="auto"/>
                                <w:bottom w:val="none" w:sz="0" w:space="0" w:color="auto"/>
                                <w:right w:val="none" w:sz="0" w:space="0" w:color="auto"/>
                              </w:divBdr>
                              <w:divsChild>
                                <w:div w:id="278953036">
                                  <w:marLeft w:val="0"/>
                                  <w:marRight w:val="0"/>
                                  <w:marTop w:val="0"/>
                                  <w:marBottom w:val="0"/>
                                  <w:divBdr>
                                    <w:top w:val="none" w:sz="0" w:space="0" w:color="auto"/>
                                    <w:left w:val="none" w:sz="0" w:space="0" w:color="auto"/>
                                    <w:bottom w:val="none" w:sz="0" w:space="0" w:color="auto"/>
                                    <w:right w:val="none" w:sz="0" w:space="0" w:color="auto"/>
                                  </w:divBdr>
                                  <w:divsChild>
                                    <w:div w:id="1712413072">
                                      <w:marLeft w:val="0"/>
                                      <w:marRight w:val="0"/>
                                      <w:marTop w:val="0"/>
                                      <w:marBottom w:val="0"/>
                                      <w:divBdr>
                                        <w:top w:val="none" w:sz="0" w:space="0" w:color="auto"/>
                                        <w:left w:val="none" w:sz="0" w:space="0" w:color="auto"/>
                                        <w:bottom w:val="none" w:sz="0" w:space="0" w:color="auto"/>
                                        <w:right w:val="none" w:sz="0" w:space="0" w:color="auto"/>
                                      </w:divBdr>
                                      <w:divsChild>
                                        <w:div w:id="539441918">
                                          <w:marLeft w:val="0"/>
                                          <w:marRight w:val="0"/>
                                          <w:marTop w:val="0"/>
                                          <w:marBottom w:val="0"/>
                                          <w:divBdr>
                                            <w:top w:val="none" w:sz="0" w:space="0" w:color="auto"/>
                                            <w:left w:val="none" w:sz="0" w:space="0" w:color="auto"/>
                                            <w:bottom w:val="none" w:sz="0" w:space="0" w:color="auto"/>
                                            <w:right w:val="none" w:sz="0" w:space="0" w:color="auto"/>
                                          </w:divBdr>
                                        </w:div>
                                        <w:div w:id="74248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2563161">
      <w:bodyDiv w:val="1"/>
      <w:marLeft w:val="0"/>
      <w:marRight w:val="0"/>
      <w:marTop w:val="0"/>
      <w:marBottom w:val="0"/>
      <w:divBdr>
        <w:top w:val="none" w:sz="0" w:space="0" w:color="auto"/>
        <w:left w:val="none" w:sz="0" w:space="0" w:color="auto"/>
        <w:bottom w:val="none" w:sz="0" w:space="0" w:color="auto"/>
        <w:right w:val="none" w:sz="0" w:space="0" w:color="auto"/>
      </w:divBdr>
      <w:divsChild>
        <w:div w:id="1602643881">
          <w:marLeft w:val="0"/>
          <w:marRight w:val="0"/>
          <w:marTop w:val="0"/>
          <w:marBottom w:val="0"/>
          <w:divBdr>
            <w:top w:val="none" w:sz="0" w:space="0" w:color="auto"/>
            <w:left w:val="none" w:sz="0" w:space="0" w:color="auto"/>
            <w:bottom w:val="none" w:sz="0" w:space="0" w:color="auto"/>
            <w:right w:val="none" w:sz="0" w:space="0" w:color="auto"/>
          </w:divBdr>
          <w:divsChild>
            <w:div w:id="171528060">
              <w:marLeft w:val="0"/>
              <w:marRight w:val="0"/>
              <w:marTop w:val="0"/>
              <w:marBottom w:val="0"/>
              <w:divBdr>
                <w:top w:val="none" w:sz="0" w:space="0" w:color="auto"/>
                <w:left w:val="none" w:sz="0" w:space="0" w:color="auto"/>
                <w:bottom w:val="none" w:sz="0" w:space="0" w:color="auto"/>
                <w:right w:val="none" w:sz="0" w:space="0" w:color="auto"/>
              </w:divBdr>
              <w:divsChild>
                <w:div w:id="1894923011">
                  <w:marLeft w:val="0"/>
                  <w:marRight w:val="0"/>
                  <w:marTop w:val="0"/>
                  <w:marBottom w:val="0"/>
                  <w:divBdr>
                    <w:top w:val="none" w:sz="0" w:space="0" w:color="auto"/>
                    <w:left w:val="none" w:sz="0" w:space="0" w:color="auto"/>
                    <w:bottom w:val="none" w:sz="0" w:space="0" w:color="auto"/>
                    <w:right w:val="none" w:sz="0" w:space="0" w:color="auto"/>
                  </w:divBdr>
                  <w:divsChild>
                    <w:div w:id="673924561">
                      <w:marLeft w:val="0"/>
                      <w:marRight w:val="0"/>
                      <w:marTop w:val="0"/>
                      <w:marBottom w:val="0"/>
                      <w:divBdr>
                        <w:top w:val="none" w:sz="0" w:space="0" w:color="auto"/>
                        <w:left w:val="none" w:sz="0" w:space="0" w:color="auto"/>
                        <w:bottom w:val="none" w:sz="0" w:space="0" w:color="auto"/>
                        <w:right w:val="none" w:sz="0" w:space="0" w:color="auto"/>
                      </w:divBdr>
                      <w:divsChild>
                        <w:div w:id="306788313">
                          <w:marLeft w:val="0"/>
                          <w:marRight w:val="0"/>
                          <w:marTop w:val="0"/>
                          <w:marBottom w:val="0"/>
                          <w:divBdr>
                            <w:top w:val="none" w:sz="0" w:space="0" w:color="auto"/>
                            <w:left w:val="none" w:sz="0" w:space="0" w:color="auto"/>
                            <w:bottom w:val="none" w:sz="0" w:space="0" w:color="auto"/>
                            <w:right w:val="none" w:sz="0" w:space="0" w:color="auto"/>
                          </w:divBdr>
                          <w:divsChild>
                            <w:div w:id="157516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22612">
                      <w:marLeft w:val="0"/>
                      <w:marRight w:val="0"/>
                      <w:marTop w:val="0"/>
                      <w:marBottom w:val="0"/>
                      <w:divBdr>
                        <w:top w:val="none" w:sz="0" w:space="0" w:color="auto"/>
                        <w:left w:val="none" w:sz="0" w:space="0" w:color="auto"/>
                        <w:bottom w:val="none" w:sz="0" w:space="0" w:color="auto"/>
                        <w:right w:val="none" w:sz="0" w:space="0" w:color="auto"/>
                      </w:divBdr>
                      <w:divsChild>
                        <w:div w:id="1837263775">
                          <w:marLeft w:val="0"/>
                          <w:marRight w:val="0"/>
                          <w:marTop w:val="0"/>
                          <w:marBottom w:val="0"/>
                          <w:divBdr>
                            <w:top w:val="none" w:sz="0" w:space="0" w:color="auto"/>
                            <w:left w:val="none" w:sz="0" w:space="0" w:color="auto"/>
                            <w:bottom w:val="none" w:sz="0" w:space="0" w:color="auto"/>
                            <w:right w:val="none" w:sz="0" w:space="0" w:color="auto"/>
                          </w:divBdr>
                          <w:divsChild>
                            <w:div w:id="153768239">
                              <w:marLeft w:val="0"/>
                              <w:marRight w:val="0"/>
                              <w:marTop w:val="0"/>
                              <w:marBottom w:val="0"/>
                              <w:divBdr>
                                <w:top w:val="none" w:sz="0" w:space="0" w:color="auto"/>
                                <w:left w:val="none" w:sz="0" w:space="0" w:color="auto"/>
                                <w:bottom w:val="none" w:sz="0" w:space="0" w:color="auto"/>
                                <w:right w:val="none" w:sz="0" w:space="0" w:color="auto"/>
                              </w:divBdr>
                            </w:div>
                            <w:div w:id="242108210">
                              <w:marLeft w:val="0"/>
                              <w:marRight w:val="0"/>
                              <w:marTop w:val="0"/>
                              <w:marBottom w:val="0"/>
                              <w:divBdr>
                                <w:top w:val="none" w:sz="0" w:space="0" w:color="auto"/>
                                <w:left w:val="none" w:sz="0" w:space="0" w:color="auto"/>
                                <w:bottom w:val="none" w:sz="0" w:space="0" w:color="auto"/>
                                <w:right w:val="none" w:sz="0" w:space="0" w:color="auto"/>
                              </w:divBdr>
                            </w:div>
                            <w:div w:id="13774844">
                              <w:marLeft w:val="0"/>
                              <w:marRight w:val="0"/>
                              <w:marTop w:val="0"/>
                              <w:marBottom w:val="0"/>
                              <w:divBdr>
                                <w:top w:val="none" w:sz="0" w:space="0" w:color="auto"/>
                                <w:left w:val="none" w:sz="0" w:space="0" w:color="auto"/>
                                <w:bottom w:val="none" w:sz="0" w:space="0" w:color="auto"/>
                                <w:right w:val="none" w:sz="0" w:space="0" w:color="auto"/>
                              </w:divBdr>
                              <w:divsChild>
                                <w:div w:id="1586183172">
                                  <w:marLeft w:val="0"/>
                                  <w:marRight w:val="0"/>
                                  <w:marTop w:val="0"/>
                                  <w:marBottom w:val="0"/>
                                  <w:divBdr>
                                    <w:top w:val="none" w:sz="0" w:space="0" w:color="auto"/>
                                    <w:left w:val="none" w:sz="0" w:space="0" w:color="auto"/>
                                    <w:bottom w:val="none" w:sz="0" w:space="0" w:color="auto"/>
                                    <w:right w:val="none" w:sz="0" w:space="0" w:color="auto"/>
                                  </w:divBdr>
                                  <w:divsChild>
                                    <w:div w:id="884679141">
                                      <w:marLeft w:val="0"/>
                                      <w:marRight w:val="0"/>
                                      <w:marTop w:val="0"/>
                                      <w:marBottom w:val="0"/>
                                      <w:divBdr>
                                        <w:top w:val="none" w:sz="0" w:space="0" w:color="auto"/>
                                        <w:left w:val="none" w:sz="0" w:space="0" w:color="auto"/>
                                        <w:bottom w:val="none" w:sz="0" w:space="0" w:color="auto"/>
                                        <w:right w:val="none" w:sz="0" w:space="0" w:color="auto"/>
                                      </w:divBdr>
                                      <w:divsChild>
                                        <w:div w:id="2069917288">
                                          <w:marLeft w:val="0"/>
                                          <w:marRight w:val="0"/>
                                          <w:marTop w:val="0"/>
                                          <w:marBottom w:val="0"/>
                                          <w:divBdr>
                                            <w:top w:val="none" w:sz="0" w:space="0" w:color="auto"/>
                                            <w:left w:val="none" w:sz="0" w:space="0" w:color="auto"/>
                                            <w:bottom w:val="none" w:sz="0" w:space="0" w:color="auto"/>
                                            <w:right w:val="none" w:sz="0" w:space="0" w:color="auto"/>
                                          </w:divBdr>
                                          <w:divsChild>
                                            <w:div w:id="762527445">
                                              <w:marLeft w:val="0"/>
                                              <w:marRight w:val="0"/>
                                              <w:marTop w:val="0"/>
                                              <w:marBottom w:val="0"/>
                                              <w:divBdr>
                                                <w:top w:val="none" w:sz="0" w:space="0" w:color="auto"/>
                                                <w:left w:val="none" w:sz="0" w:space="0" w:color="auto"/>
                                                <w:bottom w:val="none" w:sz="0" w:space="0" w:color="auto"/>
                                                <w:right w:val="none" w:sz="0" w:space="0" w:color="auto"/>
                                              </w:divBdr>
                                              <w:divsChild>
                                                <w:div w:id="1691107350">
                                                  <w:marLeft w:val="0"/>
                                                  <w:marRight w:val="0"/>
                                                  <w:marTop w:val="0"/>
                                                  <w:marBottom w:val="0"/>
                                                  <w:divBdr>
                                                    <w:top w:val="none" w:sz="0" w:space="0" w:color="auto"/>
                                                    <w:left w:val="none" w:sz="0" w:space="0" w:color="auto"/>
                                                    <w:bottom w:val="none" w:sz="0" w:space="0" w:color="auto"/>
                                                    <w:right w:val="none" w:sz="0" w:space="0" w:color="auto"/>
                                                  </w:divBdr>
                                                  <w:divsChild>
                                                    <w:div w:id="182092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4495669">
      <w:bodyDiv w:val="1"/>
      <w:marLeft w:val="0"/>
      <w:marRight w:val="0"/>
      <w:marTop w:val="0"/>
      <w:marBottom w:val="0"/>
      <w:divBdr>
        <w:top w:val="none" w:sz="0" w:space="0" w:color="auto"/>
        <w:left w:val="none" w:sz="0" w:space="0" w:color="auto"/>
        <w:bottom w:val="none" w:sz="0" w:space="0" w:color="auto"/>
        <w:right w:val="none" w:sz="0" w:space="0" w:color="auto"/>
      </w:divBdr>
      <w:divsChild>
        <w:div w:id="864710970">
          <w:marLeft w:val="0"/>
          <w:marRight w:val="0"/>
          <w:marTop w:val="0"/>
          <w:marBottom w:val="0"/>
          <w:divBdr>
            <w:top w:val="single" w:sz="6" w:space="0" w:color="CCCCCC"/>
            <w:left w:val="single" w:sz="6" w:space="0" w:color="CCCCCC"/>
            <w:bottom w:val="single" w:sz="6" w:space="0" w:color="CCCCCC"/>
            <w:right w:val="single" w:sz="6" w:space="0" w:color="CCCCCC"/>
          </w:divBdr>
          <w:divsChild>
            <w:div w:id="1483350924">
              <w:marLeft w:val="150"/>
              <w:marRight w:val="150"/>
              <w:marTop w:val="0"/>
              <w:marBottom w:val="0"/>
              <w:divBdr>
                <w:top w:val="none" w:sz="0" w:space="0" w:color="auto"/>
                <w:left w:val="none" w:sz="0" w:space="0" w:color="auto"/>
                <w:bottom w:val="none" w:sz="0" w:space="0" w:color="auto"/>
                <w:right w:val="none" w:sz="0" w:space="0" w:color="auto"/>
              </w:divBdr>
              <w:divsChild>
                <w:div w:id="1177502794">
                  <w:marLeft w:val="0"/>
                  <w:marRight w:val="0"/>
                  <w:marTop w:val="0"/>
                  <w:marBottom w:val="600"/>
                  <w:divBdr>
                    <w:top w:val="none" w:sz="0" w:space="0" w:color="auto"/>
                    <w:left w:val="none" w:sz="0" w:space="0" w:color="auto"/>
                    <w:bottom w:val="none" w:sz="0" w:space="0" w:color="auto"/>
                    <w:right w:val="none" w:sz="0" w:space="0" w:color="auto"/>
                  </w:divBdr>
                  <w:divsChild>
                    <w:div w:id="827356752">
                      <w:marLeft w:val="0"/>
                      <w:marRight w:val="0"/>
                      <w:marTop w:val="0"/>
                      <w:marBottom w:val="0"/>
                      <w:divBdr>
                        <w:top w:val="none" w:sz="0" w:space="0" w:color="auto"/>
                        <w:left w:val="none" w:sz="0" w:space="0" w:color="auto"/>
                        <w:bottom w:val="none" w:sz="0" w:space="0" w:color="auto"/>
                        <w:right w:val="none" w:sz="0" w:space="0" w:color="auto"/>
                      </w:divBdr>
                      <w:divsChild>
                        <w:div w:id="486364601">
                          <w:marLeft w:val="0"/>
                          <w:marRight w:val="0"/>
                          <w:marTop w:val="0"/>
                          <w:marBottom w:val="300"/>
                          <w:divBdr>
                            <w:top w:val="none" w:sz="0" w:space="0" w:color="auto"/>
                            <w:left w:val="none" w:sz="0" w:space="0" w:color="auto"/>
                            <w:bottom w:val="none" w:sz="0" w:space="0" w:color="auto"/>
                            <w:right w:val="none" w:sz="0" w:space="0" w:color="auto"/>
                          </w:divBdr>
                        </w:div>
                      </w:divsChild>
                    </w:div>
                    <w:div w:id="297031445">
                      <w:marLeft w:val="0"/>
                      <w:marRight w:val="0"/>
                      <w:marTop w:val="0"/>
                      <w:marBottom w:val="0"/>
                      <w:divBdr>
                        <w:top w:val="none" w:sz="0" w:space="0" w:color="auto"/>
                        <w:left w:val="none" w:sz="0" w:space="0" w:color="auto"/>
                        <w:bottom w:val="none" w:sz="0" w:space="0" w:color="auto"/>
                        <w:right w:val="none" w:sz="0" w:space="0" w:color="auto"/>
                      </w:divBdr>
                    </w:div>
                    <w:div w:id="746460566">
                      <w:marLeft w:val="0"/>
                      <w:marRight w:val="0"/>
                      <w:marTop w:val="0"/>
                      <w:marBottom w:val="0"/>
                      <w:divBdr>
                        <w:top w:val="none" w:sz="0" w:space="0" w:color="auto"/>
                        <w:left w:val="none" w:sz="0" w:space="0" w:color="auto"/>
                        <w:bottom w:val="none" w:sz="0" w:space="0" w:color="auto"/>
                        <w:right w:val="none" w:sz="0" w:space="0" w:color="auto"/>
                      </w:divBdr>
                      <w:divsChild>
                        <w:div w:id="1658341756">
                          <w:marLeft w:val="0"/>
                          <w:marRight w:val="0"/>
                          <w:marTop w:val="0"/>
                          <w:marBottom w:val="240"/>
                          <w:divBdr>
                            <w:top w:val="none" w:sz="0" w:space="0" w:color="auto"/>
                            <w:left w:val="none" w:sz="0" w:space="0" w:color="auto"/>
                            <w:bottom w:val="none" w:sz="0" w:space="0" w:color="auto"/>
                            <w:right w:val="none" w:sz="0" w:space="0" w:color="auto"/>
                          </w:divBdr>
                          <w:divsChild>
                            <w:div w:id="1076435395">
                              <w:marLeft w:val="0"/>
                              <w:marRight w:val="0"/>
                              <w:marTop w:val="0"/>
                              <w:marBottom w:val="0"/>
                              <w:divBdr>
                                <w:top w:val="none" w:sz="0" w:space="0" w:color="auto"/>
                                <w:left w:val="none" w:sz="0" w:space="0" w:color="auto"/>
                                <w:bottom w:val="none" w:sz="0" w:space="0" w:color="auto"/>
                                <w:right w:val="none" w:sz="0" w:space="0" w:color="auto"/>
                              </w:divBdr>
                              <w:divsChild>
                                <w:div w:id="1737125945">
                                  <w:marLeft w:val="0"/>
                                  <w:marRight w:val="0"/>
                                  <w:marTop w:val="0"/>
                                  <w:marBottom w:val="0"/>
                                  <w:divBdr>
                                    <w:top w:val="none" w:sz="0" w:space="0" w:color="auto"/>
                                    <w:left w:val="none" w:sz="0" w:space="0" w:color="auto"/>
                                    <w:bottom w:val="none" w:sz="0" w:space="0" w:color="auto"/>
                                    <w:right w:val="none" w:sz="0" w:space="0" w:color="auto"/>
                                  </w:divBdr>
                                </w:div>
                                <w:div w:id="1972857428">
                                  <w:marLeft w:val="0"/>
                                  <w:marRight w:val="0"/>
                                  <w:marTop w:val="0"/>
                                  <w:marBottom w:val="0"/>
                                  <w:divBdr>
                                    <w:top w:val="none" w:sz="0" w:space="0" w:color="auto"/>
                                    <w:left w:val="none" w:sz="0" w:space="0" w:color="auto"/>
                                    <w:bottom w:val="none" w:sz="0" w:space="0" w:color="auto"/>
                                    <w:right w:val="none" w:sz="0" w:space="0" w:color="auto"/>
                                  </w:divBdr>
                                  <w:divsChild>
                                    <w:div w:id="1383946377">
                                      <w:marLeft w:val="0"/>
                                      <w:marRight w:val="0"/>
                                      <w:marTop w:val="0"/>
                                      <w:marBottom w:val="0"/>
                                      <w:divBdr>
                                        <w:top w:val="none" w:sz="0" w:space="0" w:color="auto"/>
                                        <w:left w:val="none" w:sz="0" w:space="0" w:color="auto"/>
                                        <w:bottom w:val="none" w:sz="0" w:space="0" w:color="auto"/>
                                        <w:right w:val="none" w:sz="0" w:space="0" w:color="auto"/>
                                      </w:divBdr>
                                    </w:div>
                                    <w:div w:id="85095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583779">
                      <w:marLeft w:val="0"/>
                      <w:marRight w:val="0"/>
                      <w:marTop w:val="0"/>
                      <w:marBottom w:val="0"/>
                      <w:divBdr>
                        <w:top w:val="none" w:sz="0" w:space="0" w:color="auto"/>
                        <w:left w:val="none" w:sz="0" w:space="0" w:color="auto"/>
                        <w:bottom w:val="none" w:sz="0" w:space="0" w:color="auto"/>
                        <w:right w:val="none" w:sz="0" w:space="0" w:color="auto"/>
                      </w:divBdr>
                    </w:div>
                    <w:div w:id="305819449">
                      <w:marLeft w:val="0"/>
                      <w:marRight w:val="0"/>
                      <w:marTop w:val="0"/>
                      <w:marBottom w:val="0"/>
                      <w:divBdr>
                        <w:top w:val="none" w:sz="0" w:space="0" w:color="auto"/>
                        <w:left w:val="none" w:sz="0" w:space="0" w:color="auto"/>
                        <w:bottom w:val="none" w:sz="0" w:space="0" w:color="auto"/>
                        <w:right w:val="none" w:sz="0" w:space="0" w:color="auto"/>
                      </w:divBdr>
                    </w:div>
                    <w:div w:id="403646692">
                      <w:marLeft w:val="0"/>
                      <w:marRight w:val="0"/>
                      <w:marTop w:val="0"/>
                      <w:marBottom w:val="0"/>
                      <w:divBdr>
                        <w:top w:val="none" w:sz="0" w:space="0" w:color="auto"/>
                        <w:left w:val="none" w:sz="0" w:space="0" w:color="auto"/>
                        <w:bottom w:val="none" w:sz="0" w:space="0" w:color="auto"/>
                        <w:right w:val="none" w:sz="0" w:space="0" w:color="auto"/>
                      </w:divBdr>
                    </w:div>
                    <w:div w:id="1277761236">
                      <w:marLeft w:val="0"/>
                      <w:marRight w:val="0"/>
                      <w:marTop w:val="0"/>
                      <w:marBottom w:val="0"/>
                      <w:divBdr>
                        <w:top w:val="none" w:sz="0" w:space="0" w:color="auto"/>
                        <w:left w:val="none" w:sz="0" w:space="0" w:color="auto"/>
                        <w:bottom w:val="none" w:sz="0" w:space="0" w:color="auto"/>
                        <w:right w:val="none" w:sz="0" w:space="0" w:color="auto"/>
                      </w:divBdr>
                    </w:div>
                    <w:div w:id="11126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142524">
      <w:bodyDiv w:val="1"/>
      <w:marLeft w:val="0"/>
      <w:marRight w:val="0"/>
      <w:marTop w:val="0"/>
      <w:marBottom w:val="0"/>
      <w:divBdr>
        <w:top w:val="none" w:sz="0" w:space="0" w:color="auto"/>
        <w:left w:val="none" w:sz="0" w:space="0" w:color="auto"/>
        <w:bottom w:val="none" w:sz="0" w:space="0" w:color="auto"/>
        <w:right w:val="none" w:sz="0" w:space="0" w:color="auto"/>
      </w:divBdr>
      <w:divsChild>
        <w:div w:id="672758555">
          <w:marLeft w:val="0"/>
          <w:marRight w:val="0"/>
          <w:marTop w:val="0"/>
          <w:marBottom w:val="0"/>
          <w:divBdr>
            <w:top w:val="none" w:sz="0" w:space="0" w:color="auto"/>
            <w:left w:val="none" w:sz="0" w:space="0" w:color="auto"/>
            <w:bottom w:val="none" w:sz="0" w:space="0" w:color="auto"/>
            <w:right w:val="none" w:sz="0" w:space="0" w:color="auto"/>
          </w:divBdr>
          <w:divsChild>
            <w:div w:id="55125062">
              <w:marLeft w:val="300"/>
              <w:marRight w:val="300"/>
              <w:marTop w:val="300"/>
              <w:marBottom w:val="0"/>
              <w:divBdr>
                <w:top w:val="none" w:sz="0" w:space="0" w:color="auto"/>
                <w:left w:val="none" w:sz="0" w:space="0" w:color="auto"/>
                <w:bottom w:val="none" w:sz="0" w:space="0" w:color="auto"/>
                <w:right w:val="none" w:sz="0" w:space="0" w:color="auto"/>
              </w:divBdr>
              <w:divsChild>
                <w:div w:id="1750735403">
                  <w:marLeft w:val="0"/>
                  <w:marRight w:val="0"/>
                  <w:marTop w:val="0"/>
                  <w:marBottom w:val="0"/>
                  <w:divBdr>
                    <w:top w:val="none" w:sz="0" w:space="0" w:color="auto"/>
                    <w:left w:val="none" w:sz="0" w:space="0" w:color="auto"/>
                    <w:bottom w:val="none" w:sz="0" w:space="0" w:color="auto"/>
                    <w:right w:val="none" w:sz="0" w:space="0" w:color="auto"/>
                  </w:divBdr>
                  <w:divsChild>
                    <w:div w:id="1824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archstorage.techtarget.com/definition/storage" TargetMode="External"/><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hyperlink" Target="http://www.computerhope.com/jargon/d/data.htm" TargetMode="External"/><Relationship Id="rId3" Type="http://schemas.openxmlformats.org/officeDocument/2006/relationships/settings" Target="settings.xml"/><Relationship Id="rId21" Type="http://schemas.openxmlformats.org/officeDocument/2006/relationships/hyperlink" Target="http://4.bp.blogspot.com/-MYiGOKvIqSg/T8WblRpT5EI/AAAAAAAAB7I/IDLxdC3vB3A/s1600/SCSI-HDD.jpg" TargetMode="External"/><Relationship Id="rId34" Type="http://schemas.openxmlformats.org/officeDocument/2006/relationships/hyperlink" Target="http://www.engineersgarage.com/articles/hard-disk-tutorial-components-working" TargetMode="External"/><Relationship Id="rId42" Type="http://schemas.openxmlformats.org/officeDocument/2006/relationships/image" Target="media/image22.png"/><Relationship Id="rId7" Type="http://schemas.openxmlformats.org/officeDocument/2006/relationships/hyperlink" Target="http://searchstorage.techtarget.com/definition/hard-disk" TargetMode="External"/><Relationship Id="rId12" Type="http://schemas.openxmlformats.org/officeDocument/2006/relationships/hyperlink" Target="http://2.bp.blogspot.com/-SDAvENb7q-w/T8WZIA6PMBI/AAAAAAAAB6o/6VTg4D8IOWc/s1600/Hard-Disk-Drive-In-Market.jpg" TargetMode="External"/><Relationship Id="rId17" Type="http://schemas.openxmlformats.org/officeDocument/2006/relationships/hyperlink" Target="http://4.bp.blogspot.com/-aPmCZ5ITZZc/T8WaVTr2IhI/AAAAAAAAB64/NqnBx51hLOM/s1600/IDE-PATA-HDD.jpg" TargetMode="External"/><Relationship Id="rId25" Type="http://schemas.openxmlformats.org/officeDocument/2006/relationships/hyperlink" Target="http://2.bp.blogspot.com/-lQQy864vi7k/T8WbyiKdurI/AAAAAAAAB7Y/_A4MamU1ixs/s1600/External+Reovable+Hard+Disk.jpg" TargetMode="External"/><Relationship Id="rId33" Type="http://schemas.openxmlformats.org/officeDocument/2006/relationships/image" Target="media/image19.jpeg"/><Relationship Id="rId38" Type="http://schemas.openxmlformats.org/officeDocument/2006/relationships/hyperlink" Target="http://www.computerhope.com/jargon/d/disk.ht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5.jpeg"/><Relationship Id="rId41"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8.jpeg"/><Relationship Id="rId37" Type="http://schemas.openxmlformats.org/officeDocument/2006/relationships/hyperlink" Target="http://www.computerhope.com/jargon/h/harddriv.htm" TargetMode="External"/><Relationship Id="rId40" Type="http://schemas.openxmlformats.org/officeDocument/2006/relationships/hyperlink" Target="http://www.computerhope.com/jargon/p/platter.htm" TargetMode="External"/><Relationship Id="rId5" Type="http://schemas.openxmlformats.org/officeDocument/2006/relationships/image" Target="media/image1.emf"/><Relationship Id="rId15" Type="http://schemas.openxmlformats.org/officeDocument/2006/relationships/image" Target="media/image6.jpeg"/><Relationship Id="rId23" Type="http://schemas.openxmlformats.org/officeDocument/2006/relationships/hyperlink" Target="http://1.bp.blogspot.com/-alcjPLwUipc/T8Wbr4h-iPI/AAAAAAAAB7Q/-wTnpZ_FYyE/s1600/SAS-HDD.jpg" TargetMode="External"/><Relationship Id="rId28" Type="http://schemas.openxmlformats.org/officeDocument/2006/relationships/image" Target="media/image14.gif"/><Relationship Id="rId36" Type="http://schemas.openxmlformats.org/officeDocument/2006/relationships/hyperlink" Target="http://www.computerhope.com/jargon/s/stordevi.htm" TargetMode="External"/><Relationship Id="rId10" Type="http://schemas.openxmlformats.org/officeDocument/2006/relationships/image" Target="media/image3.jpeg"/><Relationship Id="rId19" Type="http://schemas.openxmlformats.org/officeDocument/2006/relationships/hyperlink" Target="http://1.bp.blogspot.com/-h-wkpuAlnPg/T8WbZzwToxI/AAAAAAAAB7A/FwBXLO780QE/s1600/SATA-HDD.jpg" TargetMode="External"/><Relationship Id="rId31" Type="http://schemas.openxmlformats.org/officeDocument/2006/relationships/image" Target="media/image17.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archstorage.techtarget.com/definition/array" TargetMode="External"/><Relationship Id="rId14" Type="http://schemas.openxmlformats.org/officeDocument/2006/relationships/hyperlink" Target="http://4.bp.blogspot.com/-q_HOaLfl9ho/T8WZWwLrdII/AAAAAAAAB6w/_93nTnXunuY/s1600/Construction-of-HDD.jpg" TargetMode="External"/><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0.gi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19</Pages>
  <Words>2485</Words>
  <Characters>14167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hdd</dc:creator>
  <cp:lastModifiedBy>MPGIOS07</cp:lastModifiedBy>
  <cp:revision>35</cp:revision>
  <dcterms:created xsi:type="dcterms:W3CDTF">2016-10-18T16:03:00Z</dcterms:created>
  <dcterms:modified xsi:type="dcterms:W3CDTF">2016-10-19T06:20:00Z</dcterms:modified>
</cp:coreProperties>
</file>